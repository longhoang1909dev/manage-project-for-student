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253DD0" w14:textId="77777777" w:rsidR="00AE7885" w:rsidRPr="00E9315E" w:rsidRDefault="008B0432" w:rsidP="00E9315E">
      <w:pPr>
        <w:spacing w:line="360" w:lineRule="auto"/>
        <w:jc w:val="center"/>
        <w:rPr>
          <w:rFonts w:ascii="Times New Roman" w:hAnsi="Times New Roman" w:cs="Times New Roman"/>
          <w:b/>
          <w:sz w:val="36"/>
          <w:szCs w:val="36"/>
          <w:u w:val="single"/>
        </w:rPr>
      </w:pPr>
      <w:r w:rsidRPr="00E9315E">
        <w:rPr>
          <w:rFonts w:ascii="Times New Roman" w:hAnsi="Times New Roman" w:cs="Times New Roman"/>
          <w:b/>
          <w:sz w:val="36"/>
          <w:szCs w:val="36"/>
        </w:rPr>
        <w:t>BỘ GIÁO DỤC VÀ ĐÀO TẠO</w:t>
      </w:r>
    </w:p>
    <w:p w14:paraId="13C13333" w14:textId="77777777" w:rsidR="00AE7885" w:rsidRPr="00E9315E" w:rsidRDefault="008B0432" w:rsidP="00E9315E">
      <w:pPr>
        <w:spacing w:line="360" w:lineRule="auto"/>
        <w:jc w:val="center"/>
        <w:rPr>
          <w:rFonts w:ascii="Times New Roman" w:hAnsi="Times New Roman" w:cs="Times New Roman"/>
          <w:b/>
          <w:sz w:val="36"/>
          <w:szCs w:val="36"/>
          <w:u w:val="single"/>
        </w:rPr>
      </w:pPr>
      <w:r w:rsidRPr="00E9315E">
        <w:rPr>
          <w:rFonts w:ascii="Times New Roman" w:hAnsi="Times New Roman" w:cs="Times New Roman"/>
          <w:b/>
          <w:sz w:val="36"/>
          <w:szCs w:val="36"/>
          <w:u w:val="single"/>
        </w:rPr>
        <w:t xml:space="preserve"> TRƯỜNG ĐẠI HỌC PHENIKAA</w:t>
      </w:r>
    </w:p>
    <w:p w14:paraId="75D5EECF" w14:textId="77777777" w:rsidR="00AE7885" w:rsidRPr="00E9315E" w:rsidRDefault="00AE7885" w:rsidP="00E9315E">
      <w:pPr>
        <w:spacing w:line="360" w:lineRule="auto"/>
        <w:jc w:val="center"/>
        <w:rPr>
          <w:rFonts w:ascii="Times New Roman" w:hAnsi="Times New Roman" w:cs="Times New Roman"/>
          <w:b/>
          <w:sz w:val="36"/>
          <w:szCs w:val="36"/>
          <w:u w:val="single"/>
        </w:rPr>
      </w:pPr>
    </w:p>
    <w:p w14:paraId="2B377FC0" w14:textId="77777777" w:rsidR="00AE7885" w:rsidRPr="00E9315E" w:rsidRDefault="00AE7885" w:rsidP="00E9315E">
      <w:pPr>
        <w:spacing w:line="360" w:lineRule="auto"/>
        <w:jc w:val="center"/>
        <w:rPr>
          <w:rFonts w:ascii="Times New Roman" w:hAnsi="Times New Roman" w:cs="Times New Roman"/>
          <w:b/>
          <w:sz w:val="26"/>
          <w:szCs w:val="26"/>
          <w:u w:val="single"/>
        </w:rPr>
      </w:pPr>
    </w:p>
    <w:p w14:paraId="0B2CA8AB" w14:textId="77777777" w:rsidR="00AE7885" w:rsidRPr="00E9315E" w:rsidRDefault="008B0432" w:rsidP="00E9315E">
      <w:pPr>
        <w:spacing w:after="120" w:line="360" w:lineRule="auto"/>
        <w:jc w:val="center"/>
        <w:rPr>
          <w:rFonts w:ascii="Times New Roman" w:hAnsi="Times New Roman" w:cs="Times New Roman"/>
          <w:sz w:val="26"/>
          <w:szCs w:val="26"/>
        </w:rPr>
      </w:pPr>
      <w:r w:rsidRPr="00E9315E">
        <w:rPr>
          <w:rFonts w:ascii="Times New Roman" w:hAnsi="Times New Roman" w:cs="Times New Roman"/>
          <w:noProof/>
          <w:sz w:val="26"/>
          <w:szCs w:val="26"/>
        </w:rPr>
        <w:drawing>
          <wp:inline distT="0" distB="0" distL="0" distR="0" wp14:anchorId="51AE6039" wp14:editId="29AE4466">
            <wp:extent cx="3230880" cy="1905000"/>
            <wp:effectExtent l="0" t="0" r="0" b="0"/>
            <wp:docPr id="19" name="image12.png" descr="Logo, company name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Logo, company nameDescription automatically generated"/>
                    <pic:cNvPicPr preferRelativeResize="0"/>
                  </pic:nvPicPr>
                  <pic:blipFill>
                    <a:blip r:embed="rId8"/>
                    <a:srcRect/>
                    <a:stretch>
                      <a:fillRect/>
                    </a:stretch>
                  </pic:blipFill>
                  <pic:spPr>
                    <a:xfrm>
                      <a:off x="0" y="0"/>
                      <a:ext cx="3230880" cy="1905000"/>
                    </a:xfrm>
                    <a:prstGeom prst="rect">
                      <a:avLst/>
                    </a:prstGeom>
                    <a:ln/>
                  </pic:spPr>
                </pic:pic>
              </a:graphicData>
            </a:graphic>
          </wp:inline>
        </w:drawing>
      </w:r>
    </w:p>
    <w:p w14:paraId="4B4F5946" w14:textId="77777777" w:rsidR="00AE7885" w:rsidRPr="00E9315E" w:rsidRDefault="00AE7885" w:rsidP="00E9315E">
      <w:pPr>
        <w:spacing w:after="120" w:line="360" w:lineRule="auto"/>
        <w:jc w:val="center"/>
        <w:rPr>
          <w:rFonts w:ascii="Times New Roman" w:hAnsi="Times New Roman" w:cs="Times New Roman"/>
          <w:sz w:val="26"/>
          <w:szCs w:val="26"/>
        </w:rPr>
      </w:pPr>
    </w:p>
    <w:p w14:paraId="3E20B243" w14:textId="77777777" w:rsidR="00AE7885" w:rsidRPr="00E9315E" w:rsidRDefault="008B0432" w:rsidP="00E9315E">
      <w:pPr>
        <w:spacing w:after="120" w:line="360" w:lineRule="auto"/>
        <w:jc w:val="center"/>
        <w:rPr>
          <w:rFonts w:ascii="Times New Roman" w:hAnsi="Times New Roman" w:cs="Times New Roman"/>
          <w:b/>
          <w:sz w:val="36"/>
          <w:szCs w:val="36"/>
        </w:rPr>
      </w:pPr>
      <w:r w:rsidRPr="00E9315E">
        <w:rPr>
          <w:rFonts w:ascii="Times New Roman" w:hAnsi="Times New Roman" w:cs="Times New Roman"/>
          <w:b/>
          <w:sz w:val="36"/>
          <w:szCs w:val="36"/>
        </w:rPr>
        <w:t>BÁO CÁO ĐỒ ÁN LIÊN NGÀNH</w:t>
      </w:r>
    </w:p>
    <w:p w14:paraId="07639A65" w14:textId="77777777" w:rsidR="00AE7885" w:rsidRPr="00E9315E" w:rsidRDefault="00AE7885" w:rsidP="00E9315E">
      <w:pPr>
        <w:spacing w:line="360" w:lineRule="auto"/>
        <w:rPr>
          <w:rFonts w:ascii="Times New Roman" w:hAnsi="Times New Roman" w:cs="Times New Roman"/>
          <w:b/>
          <w:sz w:val="26"/>
          <w:szCs w:val="26"/>
        </w:rPr>
      </w:pPr>
    </w:p>
    <w:p w14:paraId="1326D74E" w14:textId="77777777" w:rsidR="00AE7885" w:rsidRPr="00E9315E" w:rsidRDefault="00AE7885" w:rsidP="00E9315E">
      <w:pPr>
        <w:spacing w:line="360" w:lineRule="auto"/>
        <w:rPr>
          <w:rFonts w:ascii="Times New Roman" w:hAnsi="Times New Roman" w:cs="Times New Roman"/>
          <w:b/>
          <w:sz w:val="26"/>
          <w:szCs w:val="26"/>
        </w:rPr>
      </w:pPr>
    </w:p>
    <w:p w14:paraId="541E912B" w14:textId="77777777" w:rsidR="00AE7885" w:rsidRPr="00E9315E" w:rsidRDefault="008B0432" w:rsidP="00E9315E">
      <w:pPr>
        <w:spacing w:line="360" w:lineRule="auto"/>
        <w:jc w:val="center"/>
        <w:rPr>
          <w:rFonts w:ascii="Times New Roman" w:hAnsi="Times New Roman" w:cs="Times New Roman"/>
          <w:b/>
          <w:sz w:val="32"/>
          <w:szCs w:val="32"/>
        </w:rPr>
      </w:pPr>
      <w:r w:rsidRPr="00E9315E">
        <w:rPr>
          <w:rFonts w:ascii="Times New Roman" w:hAnsi="Times New Roman" w:cs="Times New Roman"/>
          <w:b/>
          <w:sz w:val="32"/>
          <w:szCs w:val="32"/>
        </w:rPr>
        <w:t>XÂY DỰNG WEBSITE QUẢN LÝ ĐĂNG KÝ VÀ PHÂN CÔNG ĐỒ ÁN CƠ SỞ/ ĐỒ ÁN LIÊN NGÀNH</w:t>
      </w:r>
    </w:p>
    <w:p w14:paraId="33B4038D" w14:textId="77777777" w:rsidR="00AE7885" w:rsidRPr="00E9315E" w:rsidRDefault="00AE7885" w:rsidP="00E9315E">
      <w:pPr>
        <w:spacing w:line="360" w:lineRule="auto"/>
        <w:rPr>
          <w:rFonts w:ascii="Times New Roman" w:hAnsi="Times New Roman" w:cs="Times New Roman"/>
          <w:b/>
          <w:sz w:val="26"/>
          <w:szCs w:val="32"/>
        </w:rPr>
      </w:pPr>
    </w:p>
    <w:p w14:paraId="1BF90567" w14:textId="77777777" w:rsidR="00AE7885" w:rsidRPr="00E9315E" w:rsidRDefault="00AE7885" w:rsidP="00E9315E">
      <w:pPr>
        <w:spacing w:line="360" w:lineRule="auto"/>
        <w:ind w:left="720"/>
        <w:jc w:val="center"/>
        <w:rPr>
          <w:rFonts w:ascii="Times New Roman" w:hAnsi="Times New Roman" w:cs="Times New Roman"/>
          <w:b/>
          <w:sz w:val="26"/>
          <w:szCs w:val="28"/>
        </w:rPr>
      </w:pPr>
    </w:p>
    <w:p w14:paraId="3B50F757" w14:textId="77777777" w:rsidR="00AE7885" w:rsidRPr="00E9315E" w:rsidRDefault="008B0432" w:rsidP="00E9315E">
      <w:pPr>
        <w:spacing w:line="360" w:lineRule="auto"/>
        <w:ind w:left="1440"/>
        <w:rPr>
          <w:rFonts w:ascii="Times New Roman" w:hAnsi="Times New Roman" w:cs="Times New Roman"/>
          <w:b/>
          <w:sz w:val="28"/>
          <w:szCs w:val="28"/>
        </w:rPr>
      </w:pPr>
      <w:r w:rsidRPr="00E9315E">
        <w:rPr>
          <w:rFonts w:ascii="Times New Roman" w:hAnsi="Times New Roman" w:cs="Times New Roman"/>
          <w:b/>
          <w:sz w:val="28"/>
          <w:szCs w:val="28"/>
        </w:rPr>
        <w:t>Giảng viên:</w:t>
      </w:r>
      <w:r w:rsidRPr="00E9315E">
        <w:rPr>
          <w:rFonts w:ascii="Times New Roman" w:hAnsi="Times New Roman" w:cs="Times New Roman"/>
          <w:sz w:val="28"/>
          <w:szCs w:val="28"/>
        </w:rPr>
        <w:t xml:space="preserve"> </w:t>
      </w:r>
      <w:r w:rsidRPr="00E9315E">
        <w:rPr>
          <w:rFonts w:ascii="Times New Roman" w:hAnsi="Times New Roman" w:cs="Times New Roman"/>
          <w:b/>
          <w:sz w:val="28"/>
          <w:szCs w:val="28"/>
        </w:rPr>
        <w:t xml:space="preserve">      ThS. Nguyễn Thành Trung</w:t>
      </w:r>
    </w:p>
    <w:p w14:paraId="2C2DA3EA" w14:textId="77777777" w:rsidR="00AE7885" w:rsidRPr="00E9315E" w:rsidRDefault="008B0432" w:rsidP="00E9315E">
      <w:pPr>
        <w:spacing w:line="360" w:lineRule="auto"/>
        <w:ind w:left="1440"/>
        <w:rPr>
          <w:rFonts w:ascii="Times New Roman" w:hAnsi="Times New Roman" w:cs="Times New Roman"/>
          <w:sz w:val="28"/>
          <w:szCs w:val="28"/>
        </w:rPr>
      </w:pPr>
      <w:r w:rsidRPr="00E9315E">
        <w:rPr>
          <w:rFonts w:ascii="Times New Roman" w:hAnsi="Times New Roman" w:cs="Times New Roman"/>
          <w:b/>
          <w:sz w:val="28"/>
          <w:szCs w:val="28"/>
        </w:rPr>
        <w:t>Thành viên nhóm:</w:t>
      </w:r>
    </w:p>
    <w:p w14:paraId="6DF623A5" w14:textId="77777777" w:rsidR="00AE7885" w:rsidRPr="00E9315E" w:rsidRDefault="008B0432" w:rsidP="00E9315E">
      <w:pPr>
        <w:spacing w:line="360" w:lineRule="auto"/>
        <w:ind w:left="1440"/>
        <w:rPr>
          <w:rFonts w:ascii="Times New Roman" w:hAnsi="Times New Roman" w:cs="Times New Roman"/>
          <w:b/>
          <w:sz w:val="28"/>
          <w:szCs w:val="28"/>
        </w:rPr>
      </w:pPr>
      <w:r w:rsidRPr="00E9315E">
        <w:rPr>
          <w:rFonts w:ascii="Times New Roman" w:hAnsi="Times New Roman" w:cs="Times New Roman"/>
          <w:b/>
          <w:sz w:val="28"/>
          <w:szCs w:val="28"/>
        </w:rPr>
        <w:t xml:space="preserve">Hoàng Hải Long </w:t>
      </w:r>
      <w:r w:rsidRPr="00E9315E">
        <w:rPr>
          <w:rFonts w:ascii="Times New Roman" w:hAnsi="Times New Roman" w:cs="Times New Roman"/>
          <w:b/>
          <w:sz w:val="28"/>
          <w:szCs w:val="28"/>
        </w:rPr>
        <w:tab/>
        <w:t xml:space="preserve">20010909 </w:t>
      </w:r>
    </w:p>
    <w:p w14:paraId="16C25067" w14:textId="77777777" w:rsidR="00AE7885" w:rsidRPr="00E9315E" w:rsidRDefault="008B0432" w:rsidP="00E9315E">
      <w:pPr>
        <w:spacing w:line="360" w:lineRule="auto"/>
        <w:ind w:left="1440"/>
        <w:rPr>
          <w:rFonts w:ascii="Times New Roman" w:hAnsi="Times New Roman" w:cs="Times New Roman"/>
          <w:b/>
          <w:sz w:val="28"/>
          <w:szCs w:val="28"/>
        </w:rPr>
      </w:pPr>
      <w:r w:rsidRPr="00E9315E">
        <w:rPr>
          <w:rFonts w:ascii="Times New Roman" w:hAnsi="Times New Roman" w:cs="Times New Roman"/>
          <w:b/>
          <w:sz w:val="28"/>
          <w:szCs w:val="28"/>
        </w:rPr>
        <w:t>Nguyễn Viết Tuấn</w:t>
      </w:r>
      <w:r w:rsidRPr="00E9315E">
        <w:rPr>
          <w:rFonts w:ascii="Times New Roman" w:hAnsi="Times New Roman" w:cs="Times New Roman"/>
          <w:b/>
          <w:sz w:val="28"/>
          <w:szCs w:val="28"/>
        </w:rPr>
        <w:tab/>
        <w:t xml:space="preserve">20010932 </w:t>
      </w:r>
    </w:p>
    <w:p w14:paraId="379342C8" w14:textId="77777777" w:rsidR="00AE7885" w:rsidRPr="00E9315E" w:rsidRDefault="00AE7885" w:rsidP="00E9315E">
      <w:pPr>
        <w:spacing w:line="360" w:lineRule="auto"/>
        <w:ind w:left="1440"/>
        <w:rPr>
          <w:rFonts w:ascii="Times New Roman" w:hAnsi="Times New Roman" w:cs="Times New Roman"/>
          <w:b/>
          <w:sz w:val="26"/>
          <w:szCs w:val="28"/>
        </w:rPr>
      </w:pPr>
    </w:p>
    <w:p w14:paraId="2775B173" w14:textId="77777777" w:rsidR="00AE7885" w:rsidRPr="00E9315E" w:rsidRDefault="00AE7885" w:rsidP="00E9315E">
      <w:pPr>
        <w:spacing w:line="360" w:lineRule="auto"/>
        <w:rPr>
          <w:rFonts w:ascii="Times New Roman" w:hAnsi="Times New Roman" w:cs="Times New Roman"/>
          <w:b/>
          <w:sz w:val="26"/>
          <w:szCs w:val="28"/>
        </w:rPr>
      </w:pPr>
    </w:p>
    <w:p w14:paraId="6925447E" w14:textId="32B3EFFB" w:rsidR="00AE7885" w:rsidRPr="00E9315E" w:rsidRDefault="00AE7885" w:rsidP="00E9315E">
      <w:pPr>
        <w:spacing w:line="360" w:lineRule="auto"/>
        <w:rPr>
          <w:rFonts w:ascii="Times New Roman" w:hAnsi="Times New Roman" w:cs="Times New Roman"/>
          <w:b/>
          <w:sz w:val="26"/>
          <w:szCs w:val="28"/>
        </w:rPr>
      </w:pPr>
    </w:p>
    <w:p w14:paraId="3C0A2BFA" w14:textId="77777777" w:rsidR="00940AE5" w:rsidRPr="00E9315E" w:rsidRDefault="00940AE5" w:rsidP="00E9315E">
      <w:pPr>
        <w:spacing w:line="360" w:lineRule="auto"/>
        <w:rPr>
          <w:rFonts w:ascii="Times New Roman" w:hAnsi="Times New Roman" w:cs="Times New Roman"/>
          <w:b/>
          <w:sz w:val="26"/>
          <w:szCs w:val="28"/>
        </w:rPr>
      </w:pPr>
    </w:p>
    <w:p w14:paraId="55C18D0F" w14:textId="77777777" w:rsidR="00AE7885" w:rsidRPr="00E9315E" w:rsidRDefault="008B0432" w:rsidP="00E9315E">
      <w:pPr>
        <w:spacing w:line="360" w:lineRule="auto"/>
        <w:jc w:val="center"/>
        <w:rPr>
          <w:rFonts w:ascii="Times New Roman" w:hAnsi="Times New Roman" w:cs="Times New Roman"/>
          <w:b/>
          <w:sz w:val="28"/>
          <w:szCs w:val="28"/>
        </w:rPr>
      </w:pPr>
      <w:r w:rsidRPr="00E9315E">
        <w:rPr>
          <w:rFonts w:ascii="Times New Roman" w:hAnsi="Times New Roman" w:cs="Times New Roman"/>
          <w:b/>
          <w:sz w:val="28"/>
          <w:szCs w:val="28"/>
        </w:rPr>
        <w:t>HÀ NỘI, THÁNG 11/2023</w:t>
      </w:r>
    </w:p>
    <w:p w14:paraId="7D4D58E1" w14:textId="77777777" w:rsidR="00AE7885" w:rsidRPr="00E9315E" w:rsidRDefault="008B0432" w:rsidP="00E9315E">
      <w:pPr>
        <w:pStyle w:val="Heading1"/>
        <w:spacing w:line="360" w:lineRule="auto"/>
        <w:jc w:val="center"/>
        <w:rPr>
          <w:rFonts w:ascii="Times New Roman" w:hAnsi="Times New Roman" w:cs="Times New Roman"/>
          <w:b/>
          <w:sz w:val="32"/>
          <w:szCs w:val="32"/>
        </w:rPr>
      </w:pPr>
      <w:bookmarkStart w:id="0" w:name="_21lm6x2zpqzz" w:colFirst="0" w:colLast="0"/>
      <w:bookmarkEnd w:id="0"/>
      <w:r w:rsidRPr="00E9315E">
        <w:rPr>
          <w:rFonts w:ascii="Times New Roman" w:hAnsi="Times New Roman" w:cs="Times New Roman"/>
          <w:sz w:val="26"/>
        </w:rPr>
        <w:br w:type="page"/>
      </w:r>
      <w:bookmarkStart w:id="1" w:name="_Toc150318044"/>
      <w:r w:rsidRPr="00E9315E">
        <w:rPr>
          <w:rFonts w:ascii="Times New Roman" w:hAnsi="Times New Roman" w:cs="Times New Roman"/>
          <w:b/>
          <w:sz w:val="32"/>
          <w:szCs w:val="32"/>
        </w:rPr>
        <w:lastRenderedPageBreak/>
        <w:t>LỜI CAM KẾT</w:t>
      </w:r>
      <w:bookmarkEnd w:id="1"/>
    </w:p>
    <w:p w14:paraId="1B57A72D" w14:textId="77777777" w:rsidR="00AE7885" w:rsidRPr="00E9315E" w:rsidRDefault="008B0432" w:rsidP="00E9315E">
      <w:pPr>
        <w:spacing w:before="240" w:after="240" w:line="360" w:lineRule="auto"/>
        <w:jc w:val="both"/>
        <w:rPr>
          <w:rFonts w:ascii="Times New Roman" w:hAnsi="Times New Roman" w:cs="Times New Roman"/>
          <w:sz w:val="26"/>
          <w:szCs w:val="26"/>
        </w:rPr>
      </w:pPr>
      <w:r w:rsidRPr="00E9315E">
        <w:rPr>
          <w:rFonts w:ascii="Times New Roman" w:hAnsi="Times New Roman" w:cs="Times New Roman"/>
          <w:sz w:val="26"/>
          <w:szCs w:val="26"/>
        </w:rPr>
        <w:t>Họ và tên nhóm sinh viên:</w:t>
      </w:r>
    </w:p>
    <w:p w14:paraId="0CB53182" w14:textId="77777777" w:rsidR="00AE7885" w:rsidRPr="00E9315E" w:rsidRDefault="008B0432" w:rsidP="00E9315E">
      <w:pPr>
        <w:spacing w:before="240" w:after="240" w:line="360" w:lineRule="auto"/>
        <w:ind w:left="720"/>
        <w:jc w:val="both"/>
        <w:rPr>
          <w:rFonts w:ascii="Times New Roman" w:hAnsi="Times New Roman" w:cs="Times New Roman"/>
          <w:sz w:val="26"/>
          <w:szCs w:val="26"/>
        </w:rPr>
      </w:pPr>
      <w:r w:rsidRPr="00E9315E">
        <w:rPr>
          <w:rFonts w:ascii="Times New Roman" w:hAnsi="Times New Roman" w:cs="Times New Roman"/>
          <w:sz w:val="26"/>
          <w:szCs w:val="26"/>
        </w:rPr>
        <w:t>Hoàng Hải Long</w:t>
      </w:r>
    </w:p>
    <w:p w14:paraId="1E38F8A2" w14:textId="77777777" w:rsidR="00AE7885" w:rsidRPr="00E9315E" w:rsidRDefault="008B0432" w:rsidP="00E9315E">
      <w:pPr>
        <w:spacing w:before="240" w:after="240" w:line="360" w:lineRule="auto"/>
        <w:ind w:left="720"/>
        <w:jc w:val="both"/>
        <w:rPr>
          <w:rFonts w:ascii="Times New Roman" w:hAnsi="Times New Roman" w:cs="Times New Roman"/>
          <w:sz w:val="26"/>
          <w:szCs w:val="26"/>
        </w:rPr>
      </w:pPr>
      <w:r w:rsidRPr="00E9315E">
        <w:rPr>
          <w:rFonts w:ascii="Times New Roman" w:hAnsi="Times New Roman" w:cs="Times New Roman"/>
          <w:sz w:val="26"/>
          <w:szCs w:val="26"/>
        </w:rPr>
        <w:t>Nguyễn Viết Tuấn</w:t>
      </w:r>
    </w:p>
    <w:p w14:paraId="0AA71F5E" w14:textId="109B6009" w:rsidR="00AE7885" w:rsidRPr="00605B32" w:rsidRDefault="008B0432" w:rsidP="00E9315E">
      <w:pPr>
        <w:spacing w:before="240" w:after="240" w:line="360" w:lineRule="auto"/>
        <w:jc w:val="both"/>
        <w:rPr>
          <w:rFonts w:ascii="Times New Roman" w:hAnsi="Times New Roman" w:cs="Times New Roman"/>
          <w:sz w:val="26"/>
          <w:szCs w:val="26"/>
          <w:lang w:val="en-US"/>
        </w:rPr>
      </w:pPr>
      <w:r w:rsidRPr="00E9315E">
        <w:rPr>
          <w:rFonts w:ascii="Times New Roman" w:hAnsi="Times New Roman" w:cs="Times New Roman"/>
          <w:sz w:val="26"/>
          <w:szCs w:val="26"/>
        </w:rPr>
        <w:t>Điện thoại liên lạc:.0967846423..  Email: ..20010909@st.phenikaa-uni.edu.vn.</w:t>
      </w:r>
      <w:r w:rsidR="00605B32">
        <w:rPr>
          <w:rFonts w:ascii="Times New Roman" w:hAnsi="Times New Roman" w:cs="Times New Roman"/>
          <w:sz w:val="26"/>
          <w:szCs w:val="26"/>
          <w:lang w:val="en-US"/>
        </w:rPr>
        <w:t>.</w:t>
      </w:r>
    </w:p>
    <w:p w14:paraId="486B1BAF" w14:textId="77777777" w:rsidR="00AE7885" w:rsidRPr="00E9315E" w:rsidRDefault="008B0432" w:rsidP="00E9315E">
      <w:pPr>
        <w:spacing w:before="240" w:after="240" w:line="360" w:lineRule="auto"/>
        <w:jc w:val="both"/>
        <w:rPr>
          <w:rFonts w:ascii="Times New Roman" w:hAnsi="Times New Roman" w:cs="Times New Roman"/>
          <w:sz w:val="26"/>
          <w:szCs w:val="26"/>
        </w:rPr>
      </w:pPr>
      <w:r w:rsidRPr="00E9315E">
        <w:rPr>
          <w:rFonts w:ascii="Times New Roman" w:hAnsi="Times New Roman" w:cs="Times New Roman"/>
          <w:sz w:val="26"/>
          <w:szCs w:val="26"/>
        </w:rPr>
        <w:t>Lớp: ………..CNTT4…….. ………….  Hệ đào tạo: ……....Chính quy….…….</w:t>
      </w:r>
    </w:p>
    <w:p w14:paraId="5011EDCD" w14:textId="77777777" w:rsidR="00AE7885" w:rsidRPr="00E9315E" w:rsidRDefault="008B0432" w:rsidP="00E9315E">
      <w:pPr>
        <w:spacing w:before="240" w:after="240" w:line="360" w:lineRule="auto"/>
        <w:jc w:val="both"/>
        <w:rPr>
          <w:rFonts w:ascii="Times New Roman" w:hAnsi="Times New Roman" w:cs="Times New Roman"/>
          <w:sz w:val="26"/>
          <w:szCs w:val="26"/>
        </w:rPr>
      </w:pPr>
      <w:r w:rsidRPr="00E9315E">
        <w:rPr>
          <w:rFonts w:ascii="Times New Roman" w:hAnsi="Times New Roman" w:cs="Times New Roman"/>
          <w:sz w:val="26"/>
          <w:szCs w:val="26"/>
        </w:rPr>
        <w:t xml:space="preserve"> </w:t>
      </w:r>
    </w:p>
    <w:p w14:paraId="5ADCBA85" w14:textId="77777777" w:rsidR="00AE7885" w:rsidRPr="00E9315E" w:rsidRDefault="008B0432" w:rsidP="00E9315E">
      <w:pPr>
        <w:spacing w:before="240" w:after="240" w:line="360" w:lineRule="auto"/>
        <w:jc w:val="both"/>
        <w:rPr>
          <w:rFonts w:ascii="Times New Roman" w:hAnsi="Times New Roman" w:cs="Times New Roman"/>
          <w:b/>
          <w:sz w:val="26"/>
          <w:szCs w:val="32"/>
        </w:rPr>
      </w:pPr>
      <w:r w:rsidRPr="00E9315E">
        <w:rPr>
          <w:rFonts w:ascii="Times New Roman" w:hAnsi="Times New Roman" w:cs="Times New Roman"/>
          <w:sz w:val="26"/>
          <w:szCs w:val="26"/>
        </w:rPr>
        <w:t>Chúng tôi cam kết Bài tập lớn (BTL) là công trình nghiên cứu của nhóm tôi. Các kết quả nêu trong BTL là trung thực, là thành quả của chúng tôi, không sao chép theo bất kỳ công trình nào khác. Tất cả những tham khảo trong BTL – bao gồm hình ảnh, bảng biểu, số liệu, và các câu từ trích dẫn – đều được ghi rõ ràng và đầy đủ nguồn gốc trong danh mục tài liệu tham khảo. Chúng tôi xin hoàn toàn chịu trách nhiệm với dù chỉ một sao chép vi phạm quy chế của nhà trường.</w:t>
      </w:r>
    </w:p>
    <w:p w14:paraId="60EC737B" w14:textId="77777777" w:rsidR="00AE7885" w:rsidRPr="00E9315E" w:rsidRDefault="00AE7885" w:rsidP="00E9315E">
      <w:pPr>
        <w:spacing w:line="360" w:lineRule="auto"/>
        <w:rPr>
          <w:rFonts w:ascii="Times New Roman" w:hAnsi="Times New Roman" w:cs="Times New Roman"/>
          <w:b/>
          <w:sz w:val="26"/>
          <w:szCs w:val="32"/>
        </w:rPr>
      </w:pPr>
    </w:p>
    <w:p w14:paraId="6A17167D" w14:textId="77777777" w:rsidR="00AE7885" w:rsidRPr="00E9315E" w:rsidRDefault="00AE7885" w:rsidP="00E9315E">
      <w:pPr>
        <w:spacing w:before="240" w:after="240" w:line="360" w:lineRule="auto"/>
        <w:jc w:val="both"/>
        <w:rPr>
          <w:rFonts w:ascii="Times New Roman" w:hAnsi="Times New Roman" w:cs="Times New Roman"/>
          <w:sz w:val="26"/>
          <w:szCs w:val="26"/>
        </w:rPr>
      </w:pPr>
    </w:p>
    <w:tbl>
      <w:tblPr>
        <w:tblStyle w:val="a"/>
        <w:tblpPr w:leftFromText="180" w:rightFromText="180" w:topFromText="180" w:bottomFromText="180" w:vertAnchor="text" w:tblpX="540" w:tblpY="1688"/>
        <w:tblW w:w="8790" w:type="dxa"/>
        <w:tblBorders>
          <w:top w:val="nil"/>
          <w:left w:val="nil"/>
          <w:bottom w:val="nil"/>
          <w:right w:val="nil"/>
          <w:insideH w:val="nil"/>
          <w:insideV w:val="nil"/>
        </w:tblBorders>
        <w:tblLayout w:type="fixed"/>
        <w:tblLook w:val="0600" w:firstRow="0" w:lastRow="0" w:firstColumn="0" w:lastColumn="0" w:noHBand="1" w:noVBand="1"/>
      </w:tblPr>
      <w:tblGrid>
        <w:gridCol w:w="3660"/>
        <w:gridCol w:w="5130"/>
      </w:tblGrid>
      <w:tr w:rsidR="00AE7885" w:rsidRPr="00E9315E" w14:paraId="421EA496" w14:textId="77777777">
        <w:trPr>
          <w:trHeight w:val="2739"/>
        </w:trPr>
        <w:tc>
          <w:tcPr>
            <w:tcW w:w="3660" w:type="dxa"/>
            <w:tcBorders>
              <w:top w:val="nil"/>
              <w:left w:val="nil"/>
              <w:bottom w:val="nil"/>
              <w:right w:val="nil"/>
            </w:tcBorders>
            <w:tcMar>
              <w:top w:w="0" w:type="dxa"/>
              <w:bottom w:w="0" w:type="dxa"/>
            </w:tcMar>
          </w:tcPr>
          <w:p w14:paraId="12C6AD54" w14:textId="77777777" w:rsidR="00AE7885" w:rsidRPr="00E9315E" w:rsidRDefault="008B0432" w:rsidP="00E9315E">
            <w:pPr>
              <w:spacing w:before="240" w:after="240" w:line="360" w:lineRule="auto"/>
              <w:jc w:val="both"/>
              <w:rPr>
                <w:rFonts w:ascii="Times New Roman" w:hAnsi="Times New Roman" w:cs="Times New Roman"/>
                <w:sz w:val="26"/>
                <w:szCs w:val="26"/>
              </w:rPr>
            </w:pPr>
            <w:r w:rsidRPr="00E9315E">
              <w:rPr>
                <w:rFonts w:ascii="Times New Roman" w:hAnsi="Times New Roman" w:cs="Times New Roman"/>
                <w:sz w:val="26"/>
                <w:szCs w:val="26"/>
              </w:rPr>
              <w:t xml:space="preserve">                                                        </w:t>
            </w:r>
            <w:r w:rsidRPr="00E9315E">
              <w:rPr>
                <w:rFonts w:ascii="Times New Roman" w:hAnsi="Times New Roman" w:cs="Times New Roman"/>
                <w:sz w:val="26"/>
                <w:szCs w:val="26"/>
              </w:rPr>
              <w:tab/>
            </w:r>
          </w:p>
        </w:tc>
        <w:tc>
          <w:tcPr>
            <w:tcW w:w="5130" w:type="dxa"/>
            <w:tcBorders>
              <w:top w:val="nil"/>
              <w:left w:val="nil"/>
              <w:bottom w:val="nil"/>
              <w:right w:val="nil"/>
            </w:tcBorders>
            <w:tcMar>
              <w:top w:w="0" w:type="dxa"/>
              <w:bottom w:w="0" w:type="dxa"/>
            </w:tcMar>
          </w:tcPr>
          <w:p w14:paraId="6AF422EA" w14:textId="1CA32429" w:rsidR="00AE7885" w:rsidRPr="00E9315E" w:rsidRDefault="008B0432" w:rsidP="00E9315E">
            <w:pPr>
              <w:spacing w:before="240" w:after="240" w:line="360" w:lineRule="auto"/>
              <w:jc w:val="center"/>
              <w:rPr>
                <w:rFonts w:ascii="Times New Roman" w:hAnsi="Times New Roman" w:cs="Times New Roman"/>
                <w:i/>
                <w:sz w:val="26"/>
                <w:szCs w:val="26"/>
              </w:rPr>
            </w:pPr>
            <w:r w:rsidRPr="00E9315E">
              <w:rPr>
                <w:rFonts w:ascii="Times New Roman" w:hAnsi="Times New Roman" w:cs="Times New Roman"/>
                <w:i/>
                <w:sz w:val="26"/>
                <w:szCs w:val="26"/>
              </w:rPr>
              <w:t>Hà Nội, ngày</w:t>
            </w:r>
            <w:r w:rsidR="00E9315E">
              <w:rPr>
                <w:rFonts w:ascii="Times New Roman" w:hAnsi="Times New Roman" w:cs="Times New Roman"/>
                <w:i/>
                <w:sz w:val="26"/>
                <w:szCs w:val="26"/>
                <w:lang w:val="en-US"/>
              </w:rPr>
              <w:t xml:space="preserve">  </w:t>
            </w:r>
            <w:r w:rsidRPr="00E9315E">
              <w:rPr>
                <w:rFonts w:ascii="Times New Roman" w:hAnsi="Times New Roman" w:cs="Times New Roman"/>
                <w:i/>
                <w:sz w:val="26"/>
                <w:szCs w:val="26"/>
              </w:rPr>
              <w:t xml:space="preserve">  tháng </w:t>
            </w:r>
            <w:r w:rsidR="00E9315E">
              <w:rPr>
                <w:rFonts w:ascii="Times New Roman" w:hAnsi="Times New Roman" w:cs="Times New Roman"/>
                <w:i/>
                <w:sz w:val="26"/>
                <w:szCs w:val="26"/>
                <w:lang w:val="en-US"/>
              </w:rPr>
              <w:t xml:space="preserve">  </w:t>
            </w:r>
            <w:r w:rsidRPr="00E9315E">
              <w:rPr>
                <w:rFonts w:ascii="Times New Roman" w:hAnsi="Times New Roman" w:cs="Times New Roman"/>
                <w:i/>
                <w:sz w:val="26"/>
                <w:szCs w:val="26"/>
              </w:rPr>
              <w:t xml:space="preserve"> năm 2023</w:t>
            </w:r>
          </w:p>
          <w:p w14:paraId="32EC5C13" w14:textId="77777777" w:rsidR="00AE7885" w:rsidRPr="00E9315E" w:rsidRDefault="008B0432" w:rsidP="00E9315E">
            <w:pPr>
              <w:spacing w:before="240" w:after="240" w:line="360" w:lineRule="auto"/>
              <w:jc w:val="center"/>
              <w:rPr>
                <w:rFonts w:ascii="Times New Roman" w:hAnsi="Times New Roman" w:cs="Times New Roman"/>
                <w:sz w:val="26"/>
                <w:szCs w:val="26"/>
              </w:rPr>
            </w:pPr>
            <w:r w:rsidRPr="00E9315E">
              <w:rPr>
                <w:rFonts w:ascii="Times New Roman" w:hAnsi="Times New Roman" w:cs="Times New Roman"/>
                <w:sz w:val="26"/>
                <w:szCs w:val="26"/>
              </w:rPr>
              <w:t>Nhóm tác giả BTL</w:t>
            </w:r>
          </w:p>
          <w:p w14:paraId="3095227D" w14:textId="77777777" w:rsidR="00AE7885" w:rsidRPr="00E9315E" w:rsidRDefault="008B0432" w:rsidP="00E9315E">
            <w:pPr>
              <w:spacing w:before="240" w:after="240" w:line="360" w:lineRule="auto"/>
              <w:jc w:val="center"/>
              <w:rPr>
                <w:rFonts w:ascii="Times New Roman" w:hAnsi="Times New Roman" w:cs="Times New Roman"/>
                <w:i/>
                <w:sz w:val="26"/>
                <w:szCs w:val="26"/>
              </w:rPr>
            </w:pPr>
            <w:r w:rsidRPr="00E9315E">
              <w:rPr>
                <w:rFonts w:ascii="Times New Roman" w:hAnsi="Times New Roman" w:cs="Times New Roman"/>
                <w:i/>
                <w:sz w:val="26"/>
                <w:szCs w:val="26"/>
              </w:rPr>
              <w:t>Hoàng Hải Long</w:t>
            </w:r>
          </w:p>
          <w:p w14:paraId="6458EA3A" w14:textId="77777777" w:rsidR="00AE7885" w:rsidRPr="00E9315E" w:rsidRDefault="008B0432" w:rsidP="00E9315E">
            <w:pPr>
              <w:spacing w:before="240" w:after="240" w:line="360" w:lineRule="auto"/>
              <w:jc w:val="center"/>
              <w:rPr>
                <w:rFonts w:ascii="Times New Roman" w:hAnsi="Times New Roman" w:cs="Times New Roman"/>
                <w:i/>
                <w:sz w:val="26"/>
                <w:szCs w:val="26"/>
              </w:rPr>
            </w:pPr>
            <w:r w:rsidRPr="00E9315E">
              <w:rPr>
                <w:rFonts w:ascii="Times New Roman" w:hAnsi="Times New Roman" w:cs="Times New Roman"/>
                <w:i/>
                <w:sz w:val="26"/>
                <w:szCs w:val="26"/>
              </w:rPr>
              <w:t>Nguyễn Viết Tuấn</w:t>
            </w:r>
          </w:p>
        </w:tc>
      </w:tr>
    </w:tbl>
    <w:p w14:paraId="2C9CEF73" w14:textId="77777777" w:rsidR="00AE7885" w:rsidRPr="00E9315E" w:rsidRDefault="008B0432" w:rsidP="00E9315E">
      <w:pPr>
        <w:spacing w:line="360" w:lineRule="auto"/>
        <w:jc w:val="center"/>
        <w:rPr>
          <w:rFonts w:ascii="Times New Roman" w:hAnsi="Times New Roman" w:cs="Times New Roman"/>
          <w:b/>
          <w:sz w:val="26"/>
          <w:szCs w:val="32"/>
        </w:rPr>
      </w:pPr>
      <w:r w:rsidRPr="00E9315E">
        <w:rPr>
          <w:rFonts w:ascii="Times New Roman" w:hAnsi="Times New Roman" w:cs="Times New Roman"/>
          <w:sz w:val="26"/>
        </w:rPr>
        <w:br w:type="page"/>
      </w:r>
    </w:p>
    <w:p w14:paraId="1B9AEA44" w14:textId="77777777" w:rsidR="00AE7885" w:rsidRPr="00E9315E" w:rsidRDefault="008B0432" w:rsidP="00E9315E">
      <w:pPr>
        <w:pStyle w:val="Heading1"/>
        <w:keepLines w:val="0"/>
        <w:spacing w:before="240" w:after="240" w:line="360" w:lineRule="auto"/>
        <w:ind w:left="567"/>
        <w:jc w:val="center"/>
        <w:rPr>
          <w:rFonts w:ascii="Times New Roman" w:hAnsi="Times New Roman" w:cs="Times New Roman"/>
          <w:b/>
          <w:sz w:val="32"/>
          <w:szCs w:val="32"/>
        </w:rPr>
      </w:pPr>
      <w:bookmarkStart w:id="2" w:name="_n8suks2bjwyd" w:colFirst="0" w:colLast="0"/>
      <w:bookmarkStart w:id="3" w:name="_Toc150318045"/>
      <w:bookmarkEnd w:id="2"/>
      <w:r w:rsidRPr="00E9315E">
        <w:rPr>
          <w:rFonts w:ascii="Times New Roman" w:hAnsi="Times New Roman" w:cs="Times New Roman"/>
          <w:b/>
          <w:sz w:val="32"/>
          <w:szCs w:val="32"/>
        </w:rPr>
        <w:lastRenderedPageBreak/>
        <w:t>LỜI NÓI ĐẦU</w:t>
      </w:r>
      <w:bookmarkEnd w:id="3"/>
    </w:p>
    <w:p w14:paraId="211A043A" w14:textId="77777777" w:rsidR="00AE7885" w:rsidRPr="00E9315E" w:rsidRDefault="008B0432" w:rsidP="00E9315E">
      <w:pPr>
        <w:spacing w:before="240" w:after="240" w:line="360" w:lineRule="auto"/>
        <w:jc w:val="center"/>
        <w:rPr>
          <w:rFonts w:ascii="Times New Roman" w:hAnsi="Times New Roman" w:cs="Times New Roman"/>
          <w:sz w:val="26"/>
          <w:szCs w:val="26"/>
        </w:rPr>
      </w:pPr>
      <w:r w:rsidRPr="00E9315E">
        <w:rPr>
          <w:rFonts w:ascii="Times New Roman" w:hAnsi="Times New Roman" w:cs="Times New Roman"/>
          <w:sz w:val="26"/>
          <w:szCs w:val="26"/>
        </w:rPr>
        <w:t xml:space="preserve"> </w:t>
      </w:r>
    </w:p>
    <w:p w14:paraId="7E20F085" w14:textId="77777777" w:rsidR="00AE7885" w:rsidRPr="00E9315E" w:rsidRDefault="008B0432" w:rsidP="00E9315E">
      <w:pPr>
        <w:shd w:val="clear" w:color="auto" w:fill="FFFFFF"/>
        <w:spacing w:before="240" w:after="240" w:line="360" w:lineRule="auto"/>
        <w:jc w:val="both"/>
        <w:rPr>
          <w:rFonts w:ascii="Times New Roman" w:hAnsi="Times New Roman" w:cs="Times New Roman"/>
          <w:sz w:val="26"/>
          <w:szCs w:val="26"/>
        </w:rPr>
      </w:pPr>
      <w:r w:rsidRPr="00E9315E">
        <w:rPr>
          <w:rFonts w:ascii="Times New Roman" w:hAnsi="Times New Roman" w:cs="Times New Roman"/>
          <w:sz w:val="26"/>
          <w:szCs w:val="26"/>
        </w:rPr>
        <w:t xml:space="preserve">Để hoàn thành tốt bài báo cáo này, chúng em xin gửi lời cảm ơn chân thành đến tất cả các Thầy Cô giáo đang giảng dạy tại Trường Đại học Phenikaa đã giảng dạy chúng em trong suốt thời gian qua. Đặc biệt, chúng em xin trân trọng cảm ơn và bày tỏ lòng biết ơn sâu sắc nhất tới thầy </w:t>
      </w:r>
      <w:r w:rsidRPr="00E9315E">
        <w:rPr>
          <w:rFonts w:ascii="Times New Roman" w:hAnsi="Times New Roman" w:cs="Times New Roman"/>
          <w:b/>
          <w:sz w:val="26"/>
          <w:szCs w:val="26"/>
        </w:rPr>
        <w:t>TS.</w:t>
      </w:r>
      <w:r w:rsidRPr="00E9315E">
        <w:rPr>
          <w:rFonts w:ascii="Times New Roman" w:hAnsi="Times New Roman" w:cs="Times New Roman"/>
          <w:sz w:val="26"/>
          <w:szCs w:val="26"/>
        </w:rPr>
        <w:t xml:space="preserve"> </w:t>
      </w:r>
      <w:r w:rsidRPr="00E9315E">
        <w:rPr>
          <w:rFonts w:ascii="Times New Roman" w:hAnsi="Times New Roman" w:cs="Times New Roman"/>
          <w:b/>
          <w:sz w:val="26"/>
          <w:szCs w:val="26"/>
        </w:rPr>
        <w:t xml:space="preserve">Nguyễn Thành Trung </w:t>
      </w:r>
      <w:r w:rsidRPr="00E9315E">
        <w:rPr>
          <w:rFonts w:ascii="Times New Roman" w:hAnsi="Times New Roman" w:cs="Times New Roman"/>
          <w:sz w:val="26"/>
          <w:szCs w:val="26"/>
        </w:rPr>
        <w:t>trong quá trình học tập và thực hiện đồ án liên ngành để hoàn thành báo cáo “</w:t>
      </w:r>
      <w:r w:rsidRPr="00E9315E">
        <w:rPr>
          <w:rFonts w:ascii="Times New Roman" w:hAnsi="Times New Roman" w:cs="Times New Roman"/>
          <w:b/>
          <w:sz w:val="26"/>
          <w:szCs w:val="26"/>
        </w:rPr>
        <w:t>Xây dựng ứng dụng Web quản lý đăng ký và phân công đồ án cơ sở/đồ án liên ngành</w:t>
      </w:r>
      <w:r w:rsidRPr="00E9315E">
        <w:rPr>
          <w:rFonts w:ascii="Times New Roman" w:hAnsi="Times New Roman" w:cs="Times New Roman"/>
          <w:sz w:val="26"/>
          <w:szCs w:val="26"/>
        </w:rPr>
        <w:t>” thầy đã luôn tạo điều kiện giúp đỡ chúng em hoàn thành báo cáo này.</w:t>
      </w:r>
    </w:p>
    <w:p w14:paraId="50B81B25" w14:textId="77777777" w:rsidR="00AE7885" w:rsidRPr="00E9315E" w:rsidRDefault="008B0432" w:rsidP="00E9315E">
      <w:pPr>
        <w:shd w:val="clear" w:color="auto" w:fill="FFFFFF"/>
        <w:spacing w:before="240" w:after="240" w:line="360" w:lineRule="auto"/>
        <w:jc w:val="both"/>
        <w:rPr>
          <w:rFonts w:ascii="Times New Roman" w:hAnsi="Times New Roman" w:cs="Times New Roman"/>
          <w:sz w:val="26"/>
          <w:szCs w:val="26"/>
        </w:rPr>
      </w:pPr>
      <w:r w:rsidRPr="00E9315E">
        <w:rPr>
          <w:rFonts w:ascii="Times New Roman" w:hAnsi="Times New Roman" w:cs="Times New Roman"/>
          <w:sz w:val="26"/>
          <w:szCs w:val="26"/>
        </w:rPr>
        <w:t>Chúng em đã cố gắng hoàn thiện bài báo cáo với tất cả sự nỗ lực và cố gắng của cả nhóm. Tuy nhiên, do còn thiếu nhiều kinh nghiệm, chắc chắn bài báo cáo sẽ không tránh khỏi thiếu sót. Vì vậy, chúng em rất mong nhận được sự quan tâm, những ý kiến đóng góp của thầy để bài báo cáo của chúng em có thể hoàn thiện hơn</w:t>
      </w:r>
    </w:p>
    <w:p w14:paraId="41F64BF5" w14:textId="77777777" w:rsidR="00AE7885" w:rsidRPr="00E9315E" w:rsidRDefault="008B0432" w:rsidP="00E9315E">
      <w:pPr>
        <w:shd w:val="clear" w:color="auto" w:fill="FFFFFF"/>
        <w:spacing w:before="240" w:after="240" w:line="360" w:lineRule="auto"/>
        <w:ind w:left="6480"/>
        <w:jc w:val="center"/>
        <w:rPr>
          <w:rFonts w:ascii="Times New Roman" w:hAnsi="Times New Roman" w:cs="Times New Roman"/>
          <w:b/>
          <w:sz w:val="26"/>
          <w:szCs w:val="26"/>
        </w:rPr>
      </w:pPr>
      <w:r w:rsidRPr="00E9315E">
        <w:rPr>
          <w:rFonts w:ascii="Times New Roman" w:hAnsi="Times New Roman" w:cs="Times New Roman"/>
          <w:b/>
          <w:sz w:val="26"/>
          <w:szCs w:val="26"/>
        </w:rPr>
        <w:t xml:space="preserve">Sinh viên thực hiện </w:t>
      </w:r>
    </w:p>
    <w:p w14:paraId="20CCD6F7" w14:textId="77777777" w:rsidR="00AE7885" w:rsidRPr="00E9315E" w:rsidRDefault="008B0432" w:rsidP="00E9315E">
      <w:pPr>
        <w:shd w:val="clear" w:color="auto" w:fill="FFFFFF"/>
        <w:spacing w:before="240" w:after="240" w:line="360" w:lineRule="auto"/>
        <w:ind w:left="6480"/>
        <w:jc w:val="center"/>
        <w:rPr>
          <w:rFonts w:ascii="Times New Roman" w:hAnsi="Times New Roman" w:cs="Times New Roman"/>
          <w:sz w:val="26"/>
          <w:szCs w:val="26"/>
        </w:rPr>
      </w:pPr>
      <w:r w:rsidRPr="00E9315E">
        <w:rPr>
          <w:rFonts w:ascii="Times New Roman" w:hAnsi="Times New Roman" w:cs="Times New Roman"/>
          <w:sz w:val="26"/>
          <w:szCs w:val="26"/>
        </w:rPr>
        <w:t>Hoàng Hải Long</w:t>
      </w:r>
    </w:p>
    <w:p w14:paraId="6D5F76DA" w14:textId="77777777" w:rsidR="00AE7885" w:rsidRPr="00E9315E" w:rsidRDefault="008B0432" w:rsidP="00E9315E">
      <w:pPr>
        <w:shd w:val="clear" w:color="auto" w:fill="FFFFFF"/>
        <w:spacing w:before="240" w:after="240" w:line="360" w:lineRule="auto"/>
        <w:ind w:left="6480"/>
        <w:jc w:val="center"/>
        <w:rPr>
          <w:rFonts w:ascii="Times New Roman" w:hAnsi="Times New Roman" w:cs="Times New Roman"/>
          <w:sz w:val="26"/>
          <w:szCs w:val="26"/>
        </w:rPr>
      </w:pPr>
      <w:r w:rsidRPr="00E9315E">
        <w:rPr>
          <w:rFonts w:ascii="Times New Roman" w:hAnsi="Times New Roman" w:cs="Times New Roman"/>
          <w:sz w:val="26"/>
          <w:szCs w:val="26"/>
        </w:rPr>
        <w:t>Nguyễn Viết Tuấn</w:t>
      </w:r>
    </w:p>
    <w:p w14:paraId="025F8116" w14:textId="77777777" w:rsidR="00AE7885" w:rsidRPr="00E9315E" w:rsidRDefault="00AE7885" w:rsidP="00E9315E">
      <w:pPr>
        <w:shd w:val="clear" w:color="auto" w:fill="FFFFFF"/>
        <w:spacing w:before="240" w:after="240" w:line="360" w:lineRule="auto"/>
        <w:jc w:val="right"/>
        <w:rPr>
          <w:rFonts w:ascii="Times New Roman" w:hAnsi="Times New Roman" w:cs="Times New Roman"/>
          <w:sz w:val="26"/>
          <w:szCs w:val="26"/>
        </w:rPr>
      </w:pPr>
    </w:p>
    <w:p w14:paraId="24E7CE15" w14:textId="77777777" w:rsidR="00AE7885" w:rsidRPr="00E9315E" w:rsidRDefault="00AE7885" w:rsidP="00E9315E">
      <w:pPr>
        <w:shd w:val="clear" w:color="auto" w:fill="FFFFFF"/>
        <w:spacing w:before="240" w:after="240" w:line="360" w:lineRule="auto"/>
        <w:rPr>
          <w:rFonts w:ascii="Times New Roman" w:hAnsi="Times New Roman" w:cs="Times New Roman"/>
          <w:sz w:val="26"/>
          <w:szCs w:val="26"/>
        </w:rPr>
      </w:pPr>
    </w:p>
    <w:p w14:paraId="6BD9D219" w14:textId="77777777" w:rsidR="00AE7885" w:rsidRPr="00E9315E" w:rsidRDefault="00AE7885" w:rsidP="00E9315E">
      <w:pPr>
        <w:shd w:val="clear" w:color="auto" w:fill="FFFFFF"/>
        <w:spacing w:before="240" w:after="240" w:line="360" w:lineRule="auto"/>
        <w:rPr>
          <w:rFonts w:ascii="Times New Roman" w:hAnsi="Times New Roman" w:cs="Times New Roman"/>
          <w:sz w:val="26"/>
          <w:szCs w:val="26"/>
        </w:rPr>
      </w:pPr>
    </w:p>
    <w:p w14:paraId="1E5DEB17" w14:textId="77777777" w:rsidR="00AE7885" w:rsidRPr="00E9315E" w:rsidRDefault="00AE7885" w:rsidP="00E9315E">
      <w:pPr>
        <w:shd w:val="clear" w:color="auto" w:fill="FFFFFF"/>
        <w:spacing w:before="240" w:after="240" w:line="360" w:lineRule="auto"/>
        <w:rPr>
          <w:rFonts w:ascii="Times New Roman" w:hAnsi="Times New Roman" w:cs="Times New Roman"/>
          <w:sz w:val="26"/>
          <w:szCs w:val="26"/>
        </w:rPr>
      </w:pPr>
    </w:p>
    <w:p w14:paraId="14109B50" w14:textId="77777777" w:rsidR="00AE7885" w:rsidRPr="00E9315E" w:rsidRDefault="008B0432" w:rsidP="00E9315E">
      <w:pPr>
        <w:spacing w:line="360" w:lineRule="auto"/>
        <w:jc w:val="center"/>
        <w:rPr>
          <w:rFonts w:ascii="Times New Roman" w:hAnsi="Times New Roman" w:cs="Times New Roman"/>
          <w:b/>
          <w:sz w:val="26"/>
          <w:szCs w:val="32"/>
        </w:rPr>
      </w:pPr>
      <w:r w:rsidRPr="00E9315E">
        <w:rPr>
          <w:rFonts w:ascii="Times New Roman" w:hAnsi="Times New Roman" w:cs="Times New Roman"/>
          <w:b/>
          <w:sz w:val="26"/>
          <w:szCs w:val="26"/>
        </w:rPr>
        <w:t>Chúng em xin chân thành cảm ơn !</w:t>
      </w:r>
      <w:r w:rsidRPr="00E9315E">
        <w:rPr>
          <w:rFonts w:ascii="Times New Roman" w:hAnsi="Times New Roman" w:cs="Times New Roman"/>
          <w:sz w:val="26"/>
        </w:rPr>
        <w:br w:type="page"/>
      </w:r>
    </w:p>
    <w:p w14:paraId="5C230A40" w14:textId="77777777" w:rsidR="00AE7885" w:rsidRPr="00E9315E" w:rsidRDefault="008B0432" w:rsidP="00E9315E">
      <w:pPr>
        <w:spacing w:line="360" w:lineRule="auto"/>
        <w:jc w:val="center"/>
        <w:rPr>
          <w:rFonts w:ascii="Times New Roman" w:hAnsi="Times New Roman" w:cs="Times New Roman"/>
          <w:sz w:val="32"/>
          <w:szCs w:val="32"/>
        </w:rPr>
      </w:pPr>
      <w:r w:rsidRPr="00E9315E">
        <w:rPr>
          <w:rFonts w:ascii="Times New Roman" w:hAnsi="Times New Roman" w:cs="Times New Roman"/>
          <w:b/>
          <w:sz w:val="32"/>
          <w:szCs w:val="32"/>
        </w:rPr>
        <w:lastRenderedPageBreak/>
        <w:t>THÔNG TIN CHUNG</w:t>
      </w:r>
      <w:r w:rsidRPr="00E9315E">
        <w:rPr>
          <w:rFonts w:ascii="Times New Roman" w:hAnsi="Times New Roman" w:cs="Times New Roman"/>
          <w:sz w:val="32"/>
          <w:szCs w:val="32"/>
        </w:rPr>
        <w:t xml:space="preserve"> </w:t>
      </w:r>
    </w:p>
    <w:p w14:paraId="474D3050" w14:textId="77777777" w:rsidR="00AE7885" w:rsidRPr="00E9315E" w:rsidRDefault="00AE7885" w:rsidP="00E9315E">
      <w:pPr>
        <w:spacing w:line="360" w:lineRule="auto"/>
        <w:jc w:val="center"/>
        <w:rPr>
          <w:rFonts w:ascii="Times New Roman" w:hAnsi="Times New Roman" w:cs="Times New Roman"/>
          <w:b/>
          <w:sz w:val="26"/>
          <w:szCs w:val="32"/>
        </w:rPr>
      </w:pPr>
    </w:p>
    <w:p w14:paraId="77433896" w14:textId="77777777" w:rsidR="00AE7885" w:rsidRPr="00E9315E" w:rsidRDefault="008B0432" w:rsidP="00E9315E">
      <w:pPr>
        <w:spacing w:line="360" w:lineRule="auto"/>
        <w:rPr>
          <w:rFonts w:ascii="Times New Roman" w:hAnsi="Times New Roman" w:cs="Times New Roman"/>
          <w:sz w:val="26"/>
          <w:szCs w:val="26"/>
        </w:rPr>
      </w:pPr>
      <w:r w:rsidRPr="00E9315E">
        <w:rPr>
          <w:rFonts w:ascii="Times New Roman" w:hAnsi="Times New Roman" w:cs="Times New Roman"/>
          <w:b/>
          <w:sz w:val="26"/>
          <w:szCs w:val="26"/>
        </w:rPr>
        <w:t>Tên đề tài:</w:t>
      </w:r>
      <w:r w:rsidRPr="00E9315E">
        <w:rPr>
          <w:rFonts w:ascii="Times New Roman" w:hAnsi="Times New Roman" w:cs="Times New Roman"/>
          <w:sz w:val="26"/>
          <w:szCs w:val="26"/>
        </w:rPr>
        <w:t xml:space="preserve"> Xây dựng ứng dụng Web quản lý đăng ký và phân công đồ án cơ</w:t>
      </w:r>
      <w:r w:rsidRPr="00E9315E">
        <w:rPr>
          <w:rFonts w:ascii="Times New Roman" w:hAnsi="Times New Roman" w:cs="Times New Roman"/>
          <w:b/>
          <w:sz w:val="26"/>
          <w:szCs w:val="26"/>
        </w:rPr>
        <w:t xml:space="preserve"> </w:t>
      </w:r>
      <w:r w:rsidRPr="00E9315E">
        <w:rPr>
          <w:rFonts w:ascii="Times New Roman" w:hAnsi="Times New Roman" w:cs="Times New Roman"/>
          <w:sz w:val="26"/>
          <w:szCs w:val="26"/>
        </w:rPr>
        <w:t>sở/đồ án liên ngành</w:t>
      </w:r>
    </w:p>
    <w:p w14:paraId="68DED64A" w14:textId="77777777" w:rsidR="00AE7885" w:rsidRPr="00E9315E" w:rsidRDefault="008B0432" w:rsidP="00E9315E">
      <w:pPr>
        <w:spacing w:line="360" w:lineRule="auto"/>
        <w:rPr>
          <w:rFonts w:ascii="Times New Roman" w:hAnsi="Times New Roman" w:cs="Times New Roman"/>
          <w:sz w:val="26"/>
          <w:szCs w:val="26"/>
        </w:rPr>
      </w:pPr>
      <w:r w:rsidRPr="00E9315E">
        <w:rPr>
          <w:rFonts w:ascii="Times New Roman" w:hAnsi="Times New Roman" w:cs="Times New Roman"/>
          <w:b/>
          <w:sz w:val="26"/>
          <w:szCs w:val="26"/>
        </w:rPr>
        <w:t xml:space="preserve">Link Github: </w:t>
      </w:r>
      <w:hyperlink r:id="rId9">
        <w:r w:rsidRPr="00605B32">
          <w:rPr>
            <w:rFonts w:ascii="Times New Roman" w:hAnsi="Times New Roman" w:cs="Times New Roman"/>
            <w:color w:val="0070C0"/>
            <w:sz w:val="26"/>
            <w:szCs w:val="26"/>
            <w:u w:val="single"/>
          </w:rPr>
          <w:t>https://github.com/Nvtuan2002/QuanLy-DangKy-DoAn.git</w:t>
        </w:r>
      </w:hyperlink>
    </w:p>
    <w:p w14:paraId="47CFC234" w14:textId="77777777" w:rsidR="00AE7885" w:rsidRPr="00E9315E" w:rsidRDefault="008B0432" w:rsidP="00E9315E">
      <w:pPr>
        <w:spacing w:line="360" w:lineRule="auto"/>
        <w:rPr>
          <w:rFonts w:ascii="Times New Roman" w:hAnsi="Times New Roman" w:cs="Times New Roman"/>
          <w:b/>
          <w:sz w:val="26"/>
          <w:szCs w:val="26"/>
        </w:rPr>
      </w:pPr>
      <w:r w:rsidRPr="00E9315E">
        <w:rPr>
          <w:rFonts w:ascii="Times New Roman" w:hAnsi="Times New Roman" w:cs="Times New Roman"/>
          <w:b/>
          <w:sz w:val="26"/>
          <w:szCs w:val="26"/>
        </w:rPr>
        <w:t>Danh sách thành viên và nhiệm vụ:</w:t>
      </w:r>
    </w:p>
    <w:p w14:paraId="085A1F42" w14:textId="77777777" w:rsidR="00AE7885" w:rsidRPr="00E9315E" w:rsidRDefault="008B0432" w:rsidP="00E9315E">
      <w:pPr>
        <w:pStyle w:val="Heading1"/>
        <w:spacing w:line="360" w:lineRule="auto"/>
        <w:rPr>
          <w:rFonts w:ascii="Times New Roman" w:hAnsi="Times New Roman" w:cs="Times New Roman"/>
          <w:b/>
          <w:sz w:val="26"/>
          <w:szCs w:val="32"/>
        </w:rPr>
      </w:pPr>
      <w:bookmarkStart w:id="4" w:name="_ipqa2txlbsgh" w:colFirst="0" w:colLast="0"/>
      <w:bookmarkStart w:id="5" w:name="_Toc150318046"/>
      <w:bookmarkEnd w:id="4"/>
      <w:r w:rsidRPr="00E9315E">
        <w:rPr>
          <w:rFonts w:ascii="Times New Roman" w:hAnsi="Times New Roman" w:cs="Times New Roman"/>
          <w:b/>
          <w:sz w:val="26"/>
          <w:szCs w:val="32"/>
        </w:rPr>
        <w:t>BẢNG PHÂN CÔNG CÔNG VIỆC</w:t>
      </w:r>
      <w:bookmarkEnd w:id="5"/>
    </w:p>
    <w:tbl>
      <w:tblPr>
        <w:tblStyle w:val="a0"/>
        <w:tblW w:w="8910" w:type="dxa"/>
        <w:tblInd w:w="210" w:type="dxa"/>
        <w:tblBorders>
          <w:top w:val="nil"/>
          <w:left w:val="nil"/>
          <w:bottom w:val="nil"/>
          <w:right w:val="nil"/>
          <w:insideH w:val="nil"/>
          <w:insideV w:val="nil"/>
        </w:tblBorders>
        <w:tblLayout w:type="fixed"/>
        <w:tblLook w:val="0600" w:firstRow="0" w:lastRow="0" w:firstColumn="0" w:lastColumn="0" w:noHBand="1" w:noVBand="1"/>
      </w:tblPr>
      <w:tblGrid>
        <w:gridCol w:w="2715"/>
        <w:gridCol w:w="2955"/>
        <w:gridCol w:w="3240"/>
      </w:tblGrid>
      <w:tr w:rsidR="00AE7885" w:rsidRPr="00E9315E" w14:paraId="20419079" w14:textId="77777777">
        <w:trPr>
          <w:trHeight w:val="300"/>
        </w:trPr>
        <w:tc>
          <w:tcPr>
            <w:tcW w:w="271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46DDCB4" w14:textId="77777777" w:rsidR="00AE7885" w:rsidRPr="00E9315E" w:rsidRDefault="008B0432" w:rsidP="00E9315E">
            <w:pPr>
              <w:spacing w:before="240" w:after="240" w:line="360" w:lineRule="auto"/>
              <w:rPr>
                <w:rFonts w:ascii="Times New Roman" w:hAnsi="Times New Roman" w:cs="Times New Roman"/>
                <w:b/>
                <w:sz w:val="26"/>
                <w:szCs w:val="26"/>
              </w:rPr>
            </w:pPr>
            <w:r w:rsidRPr="00E9315E">
              <w:rPr>
                <w:rFonts w:ascii="Times New Roman" w:hAnsi="Times New Roman" w:cs="Times New Roman"/>
                <w:b/>
                <w:sz w:val="26"/>
                <w:szCs w:val="26"/>
              </w:rPr>
              <w:t>Người thực hiện</w:t>
            </w:r>
          </w:p>
        </w:tc>
        <w:tc>
          <w:tcPr>
            <w:tcW w:w="295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05B8A1F0" w14:textId="77777777" w:rsidR="00AE7885" w:rsidRPr="00E9315E" w:rsidRDefault="008B0432" w:rsidP="00E9315E">
            <w:pPr>
              <w:spacing w:before="240" w:after="240" w:line="360" w:lineRule="auto"/>
              <w:rPr>
                <w:rFonts w:ascii="Times New Roman" w:hAnsi="Times New Roman" w:cs="Times New Roman"/>
                <w:b/>
                <w:sz w:val="26"/>
                <w:szCs w:val="26"/>
              </w:rPr>
            </w:pPr>
            <w:r w:rsidRPr="00E9315E">
              <w:rPr>
                <w:rFonts w:ascii="Times New Roman" w:hAnsi="Times New Roman" w:cs="Times New Roman"/>
                <w:b/>
                <w:sz w:val="26"/>
                <w:szCs w:val="26"/>
              </w:rPr>
              <w:t>Các công việc/đóng góp chính trong BTL</w:t>
            </w:r>
          </w:p>
          <w:p w14:paraId="17291EAD" w14:textId="77777777" w:rsidR="00AE7885" w:rsidRPr="00E9315E" w:rsidRDefault="00AE7885" w:rsidP="00E9315E">
            <w:pPr>
              <w:spacing w:before="240" w:after="240" w:line="360" w:lineRule="auto"/>
              <w:rPr>
                <w:rFonts w:ascii="Times New Roman" w:hAnsi="Times New Roman" w:cs="Times New Roman"/>
                <w:b/>
                <w:sz w:val="26"/>
                <w:szCs w:val="26"/>
              </w:rPr>
            </w:pPr>
          </w:p>
        </w:tc>
        <w:tc>
          <w:tcPr>
            <w:tcW w:w="3240"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1F8A85F3" w14:textId="77777777" w:rsidR="00AE7885" w:rsidRPr="00E9315E" w:rsidRDefault="008B0432" w:rsidP="00E9315E">
            <w:pPr>
              <w:spacing w:before="240" w:after="240" w:line="360" w:lineRule="auto"/>
              <w:rPr>
                <w:rFonts w:ascii="Times New Roman" w:hAnsi="Times New Roman" w:cs="Times New Roman"/>
                <w:b/>
                <w:sz w:val="26"/>
                <w:szCs w:val="26"/>
              </w:rPr>
            </w:pPr>
            <w:r w:rsidRPr="00E9315E">
              <w:rPr>
                <w:rFonts w:ascii="Times New Roman" w:hAnsi="Times New Roman" w:cs="Times New Roman"/>
                <w:b/>
                <w:sz w:val="26"/>
                <w:szCs w:val="26"/>
              </w:rPr>
              <w:t>Tỷ lệ đóng góp của cá nhân trong toàn bộ project</w:t>
            </w:r>
          </w:p>
        </w:tc>
      </w:tr>
      <w:tr w:rsidR="00AE7885" w:rsidRPr="00E9315E" w14:paraId="40A9F550" w14:textId="77777777">
        <w:trPr>
          <w:trHeight w:val="300"/>
        </w:trPr>
        <w:tc>
          <w:tcPr>
            <w:tcW w:w="271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E503998" w14:textId="77777777" w:rsidR="00AE7885" w:rsidRPr="00E9315E" w:rsidRDefault="008B0432" w:rsidP="00E9315E">
            <w:pPr>
              <w:spacing w:before="240" w:after="240" w:line="360" w:lineRule="auto"/>
              <w:rPr>
                <w:rFonts w:ascii="Times New Roman" w:hAnsi="Times New Roman" w:cs="Times New Roman"/>
                <w:b/>
                <w:sz w:val="26"/>
                <w:szCs w:val="26"/>
              </w:rPr>
            </w:pPr>
            <w:r w:rsidRPr="00E9315E">
              <w:rPr>
                <w:rFonts w:ascii="Times New Roman" w:hAnsi="Times New Roman" w:cs="Times New Roman"/>
                <w:b/>
                <w:sz w:val="26"/>
                <w:szCs w:val="26"/>
              </w:rPr>
              <w:t xml:space="preserve"> </w:t>
            </w:r>
            <w:r w:rsidRPr="00E9315E">
              <w:rPr>
                <w:rFonts w:ascii="Times New Roman" w:hAnsi="Times New Roman" w:cs="Times New Roman"/>
                <w:sz w:val="26"/>
                <w:szCs w:val="26"/>
              </w:rPr>
              <w:t xml:space="preserve"> Hoàng Hải Long</w:t>
            </w:r>
          </w:p>
        </w:tc>
        <w:tc>
          <w:tcPr>
            <w:tcW w:w="2955" w:type="dxa"/>
            <w:tcBorders>
              <w:top w:val="nil"/>
              <w:left w:val="nil"/>
              <w:bottom w:val="single" w:sz="8" w:space="0" w:color="000000"/>
              <w:right w:val="single" w:sz="8" w:space="0" w:color="000000"/>
            </w:tcBorders>
            <w:tcMar>
              <w:top w:w="0" w:type="dxa"/>
              <w:left w:w="100" w:type="dxa"/>
              <w:bottom w:w="0" w:type="dxa"/>
              <w:right w:w="100" w:type="dxa"/>
            </w:tcMar>
          </w:tcPr>
          <w:p w14:paraId="36BE2235" w14:textId="573EC47B" w:rsidR="00AE7885" w:rsidRPr="00625E40" w:rsidRDefault="008B0432" w:rsidP="00E9315E">
            <w:pPr>
              <w:spacing w:before="240" w:after="240" w:line="360" w:lineRule="auto"/>
              <w:rPr>
                <w:rFonts w:ascii="Times New Roman" w:hAnsi="Times New Roman" w:cs="Times New Roman"/>
                <w:sz w:val="26"/>
                <w:szCs w:val="26"/>
                <w:lang w:val="en-US"/>
              </w:rPr>
            </w:pPr>
            <w:r w:rsidRPr="00E9315E">
              <w:rPr>
                <w:rFonts w:ascii="Times New Roman" w:hAnsi="Times New Roman" w:cs="Times New Roman"/>
                <w:b/>
                <w:sz w:val="26"/>
                <w:szCs w:val="26"/>
              </w:rPr>
              <w:t xml:space="preserve"> </w:t>
            </w:r>
            <w:r w:rsidRPr="00E9315E">
              <w:rPr>
                <w:rFonts w:ascii="Times New Roman" w:hAnsi="Times New Roman" w:cs="Times New Roman"/>
                <w:sz w:val="26"/>
                <w:szCs w:val="26"/>
              </w:rPr>
              <w:t>Backend</w:t>
            </w:r>
            <w:r w:rsidR="00625E40">
              <w:rPr>
                <w:rFonts w:ascii="Times New Roman" w:hAnsi="Times New Roman" w:cs="Times New Roman"/>
                <w:sz w:val="26"/>
                <w:szCs w:val="26"/>
                <w:lang w:val="en-US"/>
              </w:rPr>
              <w:t xml:space="preserve">, Design,Thiết kế cơ sở dữ liệu, </w:t>
            </w:r>
          </w:p>
        </w:tc>
        <w:tc>
          <w:tcPr>
            <w:tcW w:w="3240" w:type="dxa"/>
            <w:tcBorders>
              <w:top w:val="nil"/>
              <w:left w:val="nil"/>
              <w:bottom w:val="single" w:sz="8" w:space="0" w:color="000000"/>
              <w:right w:val="single" w:sz="8" w:space="0" w:color="000000"/>
            </w:tcBorders>
            <w:tcMar>
              <w:top w:w="0" w:type="dxa"/>
              <w:left w:w="100" w:type="dxa"/>
              <w:bottom w:w="0" w:type="dxa"/>
              <w:right w:w="100" w:type="dxa"/>
            </w:tcMar>
          </w:tcPr>
          <w:p w14:paraId="3733289E" w14:textId="77777777" w:rsidR="00AE7885" w:rsidRPr="00E9315E" w:rsidRDefault="008B0432" w:rsidP="00E9315E">
            <w:pPr>
              <w:spacing w:before="240" w:after="240" w:line="360" w:lineRule="auto"/>
              <w:rPr>
                <w:rFonts w:ascii="Times New Roman" w:hAnsi="Times New Roman" w:cs="Times New Roman"/>
                <w:sz w:val="26"/>
                <w:szCs w:val="26"/>
              </w:rPr>
            </w:pPr>
            <w:r w:rsidRPr="00E9315E">
              <w:rPr>
                <w:rFonts w:ascii="Times New Roman" w:hAnsi="Times New Roman" w:cs="Times New Roman"/>
                <w:sz w:val="26"/>
                <w:szCs w:val="26"/>
              </w:rPr>
              <w:t>50%</w:t>
            </w:r>
          </w:p>
        </w:tc>
      </w:tr>
      <w:tr w:rsidR="00AE7885" w:rsidRPr="00E9315E" w14:paraId="200934D4" w14:textId="77777777">
        <w:trPr>
          <w:trHeight w:val="300"/>
        </w:trPr>
        <w:tc>
          <w:tcPr>
            <w:tcW w:w="271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334D594" w14:textId="77777777" w:rsidR="00AE7885" w:rsidRPr="00E9315E" w:rsidRDefault="008B0432" w:rsidP="00E9315E">
            <w:pPr>
              <w:spacing w:before="240" w:after="240" w:line="360" w:lineRule="auto"/>
              <w:rPr>
                <w:rFonts w:ascii="Times New Roman" w:hAnsi="Times New Roman" w:cs="Times New Roman"/>
                <w:b/>
                <w:sz w:val="26"/>
                <w:szCs w:val="26"/>
              </w:rPr>
            </w:pPr>
            <w:r w:rsidRPr="00E9315E">
              <w:rPr>
                <w:rFonts w:ascii="Times New Roman" w:hAnsi="Times New Roman" w:cs="Times New Roman"/>
                <w:b/>
                <w:sz w:val="26"/>
                <w:szCs w:val="26"/>
              </w:rPr>
              <w:t xml:space="preserve"> </w:t>
            </w:r>
            <w:r w:rsidRPr="00E9315E">
              <w:rPr>
                <w:rFonts w:ascii="Times New Roman" w:hAnsi="Times New Roman" w:cs="Times New Roman"/>
                <w:sz w:val="26"/>
                <w:szCs w:val="26"/>
              </w:rPr>
              <w:t>Nguyễn Viết Tuấn</w:t>
            </w:r>
          </w:p>
        </w:tc>
        <w:tc>
          <w:tcPr>
            <w:tcW w:w="2955" w:type="dxa"/>
            <w:tcBorders>
              <w:top w:val="nil"/>
              <w:left w:val="nil"/>
              <w:bottom w:val="single" w:sz="8" w:space="0" w:color="000000"/>
              <w:right w:val="single" w:sz="8" w:space="0" w:color="000000"/>
            </w:tcBorders>
            <w:tcMar>
              <w:top w:w="0" w:type="dxa"/>
              <w:left w:w="100" w:type="dxa"/>
              <w:bottom w:w="0" w:type="dxa"/>
              <w:right w:w="100" w:type="dxa"/>
            </w:tcMar>
          </w:tcPr>
          <w:p w14:paraId="2CF26E9A" w14:textId="04F090DF" w:rsidR="00AE7885" w:rsidRPr="00625E40" w:rsidRDefault="008B0432" w:rsidP="00E9315E">
            <w:pPr>
              <w:spacing w:before="240" w:after="240" w:line="360" w:lineRule="auto"/>
              <w:rPr>
                <w:rFonts w:ascii="Times New Roman" w:hAnsi="Times New Roman" w:cs="Times New Roman"/>
                <w:sz w:val="26"/>
                <w:szCs w:val="26"/>
                <w:lang w:val="en-US"/>
              </w:rPr>
            </w:pPr>
            <w:r w:rsidRPr="00E9315E">
              <w:rPr>
                <w:rFonts w:ascii="Times New Roman" w:hAnsi="Times New Roman" w:cs="Times New Roman"/>
                <w:b/>
                <w:sz w:val="26"/>
                <w:szCs w:val="26"/>
              </w:rPr>
              <w:t xml:space="preserve"> </w:t>
            </w:r>
            <w:r w:rsidRPr="00E9315E">
              <w:rPr>
                <w:rFonts w:ascii="Times New Roman" w:hAnsi="Times New Roman" w:cs="Times New Roman"/>
                <w:sz w:val="26"/>
                <w:szCs w:val="26"/>
              </w:rPr>
              <w:t>Frontend</w:t>
            </w:r>
            <w:r w:rsidR="00625E40">
              <w:rPr>
                <w:rFonts w:ascii="Times New Roman" w:hAnsi="Times New Roman" w:cs="Times New Roman"/>
                <w:sz w:val="26"/>
                <w:szCs w:val="26"/>
                <w:lang w:val="en-US"/>
              </w:rPr>
              <w:t>, Kiểm thử</w:t>
            </w:r>
          </w:p>
        </w:tc>
        <w:tc>
          <w:tcPr>
            <w:tcW w:w="3240" w:type="dxa"/>
            <w:tcBorders>
              <w:top w:val="nil"/>
              <w:left w:val="nil"/>
              <w:bottom w:val="single" w:sz="8" w:space="0" w:color="000000"/>
              <w:right w:val="single" w:sz="8" w:space="0" w:color="000000"/>
            </w:tcBorders>
            <w:tcMar>
              <w:top w:w="0" w:type="dxa"/>
              <w:left w:w="100" w:type="dxa"/>
              <w:bottom w:w="0" w:type="dxa"/>
              <w:right w:w="100" w:type="dxa"/>
            </w:tcMar>
          </w:tcPr>
          <w:p w14:paraId="6B89C9A2" w14:textId="77777777" w:rsidR="00AE7885" w:rsidRPr="00E9315E" w:rsidRDefault="008B0432" w:rsidP="00E9315E">
            <w:pPr>
              <w:spacing w:before="240" w:after="240" w:line="360" w:lineRule="auto"/>
              <w:rPr>
                <w:rFonts w:ascii="Times New Roman" w:hAnsi="Times New Roman" w:cs="Times New Roman"/>
                <w:sz w:val="26"/>
                <w:szCs w:val="26"/>
              </w:rPr>
            </w:pPr>
            <w:r w:rsidRPr="00E9315E">
              <w:rPr>
                <w:rFonts w:ascii="Times New Roman" w:hAnsi="Times New Roman" w:cs="Times New Roman"/>
                <w:sz w:val="26"/>
                <w:szCs w:val="26"/>
              </w:rPr>
              <w:t>50%</w:t>
            </w:r>
          </w:p>
        </w:tc>
      </w:tr>
    </w:tbl>
    <w:p w14:paraId="2C335B6B" w14:textId="14DBF51E" w:rsidR="000A0618" w:rsidRPr="00E9315E" w:rsidRDefault="000A0618" w:rsidP="00E9315E">
      <w:pPr>
        <w:pStyle w:val="Heading1"/>
        <w:spacing w:line="360" w:lineRule="auto"/>
        <w:jc w:val="center"/>
        <w:rPr>
          <w:rFonts w:ascii="Times New Roman" w:hAnsi="Times New Roman" w:cs="Times New Roman"/>
          <w:b/>
          <w:bCs/>
          <w:sz w:val="32"/>
          <w:szCs w:val="32"/>
          <w:lang w:val="en-US"/>
        </w:rPr>
      </w:pPr>
      <w:bookmarkStart w:id="6" w:name="_xmg8j6vvh49k" w:colFirst="0" w:colLast="0"/>
      <w:bookmarkEnd w:id="6"/>
      <w:r w:rsidRPr="00E9315E">
        <w:rPr>
          <w:rFonts w:ascii="Times New Roman" w:hAnsi="Times New Roman" w:cs="Times New Roman"/>
          <w:sz w:val="26"/>
        </w:rPr>
        <w:br w:type="page"/>
      </w:r>
      <w:bookmarkStart w:id="7" w:name="_Toc150318047"/>
      <w:r w:rsidRPr="00E9315E">
        <w:rPr>
          <w:rFonts w:ascii="Times New Roman" w:hAnsi="Times New Roman" w:cs="Times New Roman"/>
          <w:b/>
          <w:bCs/>
          <w:sz w:val="32"/>
          <w:szCs w:val="32"/>
          <w:lang w:val="en-US"/>
        </w:rPr>
        <w:lastRenderedPageBreak/>
        <w:t>LỊCH TRÌNH CÔNG VIỆC</w:t>
      </w:r>
      <w:bookmarkEnd w:id="7"/>
    </w:p>
    <w:tbl>
      <w:tblPr>
        <w:tblStyle w:val="a1"/>
        <w:tblW w:w="9930" w:type="dxa"/>
        <w:tblInd w:w="-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5"/>
        <w:gridCol w:w="3300"/>
        <w:gridCol w:w="855"/>
        <w:gridCol w:w="1410"/>
        <w:gridCol w:w="1410"/>
      </w:tblGrid>
      <w:tr w:rsidR="000A0618" w:rsidRPr="00E9315E" w14:paraId="135F0786" w14:textId="77777777" w:rsidTr="000A0618">
        <w:trPr>
          <w:trHeight w:val="825"/>
        </w:trPr>
        <w:tc>
          <w:tcPr>
            <w:tcW w:w="2955" w:type="dxa"/>
            <w:shd w:val="clear" w:color="auto" w:fill="BFBFBF" w:themeFill="background1" w:themeFillShade="BF"/>
          </w:tcPr>
          <w:p w14:paraId="5714F3EC" w14:textId="77777777" w:rsidR="000A0618" w:rsidRPr="00E9315E" w:rsidRDefault="000A0618" w:rsidP="00E9315E">
            <w:pPr>
              <w:spacing w:before="60" w:after="60" w:line="360" w:lineRule="auto"/>
              <w:jc w:val="center"/>
              <w:rPr>
                <w:rFonts w:ascii="Times New Roman" w:hAnsi="Times New Roman" w:cs="Times New Roman"/>
                <w:b/>
                <w:sz w:val="26"/>
                <w:szCs w:val="26"/>
              </w:rPr>
            </w:pPr>
            <w:bookmarkStart w:id="8" w:name="_vqzffngzumeq" w:colFirst="0" w:colLast="0"/>
            <w:bookmarkEnd w:id="8"/>
            <w:r w:rsidRPr="00E9315E">
              <w:rPr>
                <w:rFonts w:ascii="Times New Roman" w:hAnsi="Times New Roman" w:cs="Times New Roman"/>
                <w:b/>
                <w:sz w:val="26"/>
                <w:szCs w:val="26"/>
              </w:rPr>
              <w:t>Yêu cầu</w:t>
            </w:r>
          </w:p>
        </w:tc>
        <w:tc>
          <w:tcPr>
            <w:tcW w:w="3300" w:type="dxa"/>
            <w:shd w:val="clear" w:color="auto" w:fill="BFBFBF" w:themeFill="background1" w:themeFillShade="BF"/>
          </w:tcPr>
          <w:p w14:paraId="59DE8EFB" w14:textId="77777777" w:rsidR="000A0618" w:rsidRPr="00E9315E" w:rsidRDefault="000A0618" w:rsidP="00E9315E">
            <w:pPr>
              <w:spacing w:before="60" w:after="60" w:line="360" w:lineRule="auto"/>
              <w:jc w:val="center"/>
              <w:rPr>
                <w:rFonts w:ascii="Times New Roman" w:hAnsi="Times New Roman" w:cs="Times New Roman"/>
                <w:b/>
                <w:sz w:val="26"/>
                <w:szCs w:val="26"/>
              </w:rPr>
            </w:pPr>
            <w:r w:rsidRPr="00E9315E">
              <w:rPr>
                <w:rFonts w:ascii="Times New Roman" w:hAnsi="Times New Roman" w:cs="Times New Roman"/>
                <w:b/>
                <w:sz w:val="26"/>
                <w:szCs w:val="26"/>
              </w:rPr>
              <w:t>Chi tiết</w:t>
            </w:r>
          </w:p>
        </w:tc>
        <w:tc>
          <w:tcPr>
            <w:tcW w:w="855" w:type="dxa"/>
            <w:shd w:val="clear" w:color="auto" w:fill="BFBFBF" w:themeFill="background1" w:themeFillShade="BF"/>
          </w:tcPr>
          <w:p w14:paraId="4A2022C0" w14:textId="77777777" w:rsidR="000A0618" w:rsidRPr="00E9315E" w:rsidRDefault="000A0618" w:rsidP="00E9315E">
            <w:pPr>
              <w:spacing w:before="60" w:after="60" w:line="360" w:lineRule="auto"/>
              <w:jc w:val="center"/>
              <w:rPr>
                <w:rFonts w:ascii="Times New Roman" w:hAnsi="Times New Roman" w:cs="Times New Roman"/>
                <w:b/>
                <w:sz w:val="26"/>
                <w:szCs w:val="26"/>
              </w:rPr>
            </w:pPr>
            <w:r w:rsidRPr="00E9315E">
              <w:rPr>
                <w:rFonts w:ascii="Times New Roman" w:hAnsi="Times New Roman" w:cs="Times New Roman"/>
                <w:b/>
                <w:sz w:val="26"/>
                <w:szCs w:val="26"/>
              </w:rPr>
              <w:t>Thời gian</w:t>
            </w:r>
          </w:p>
        </w:tc>
        <w:tc>
          <w:tcPr>
            <w:tcW w:w="1410" w:type="dxa"/>
            <w:shd w:val="clear" w:color="auto" w:fill="BFBFBF" w:themeFill="background1" w:themeFillShade="BF"/>
          </w:tcPr>
          <w:p w14:paraId="4DE20B59" w14:textId="77777777" w:rsidR="000A0618" w:rsidRPr="00E9315E" w:rsidRDefault="000A0618" w:rsidP="00E9315E">
            <w:pPr>
              <w:spacing w:before="60" w:after="60" w:line="360" w:lineRule="auto"/>
              <w:jc w:val="center"/>
              <w:rPr>
                <w:rFonts w:ascii="Times New Roman" w:hAnsi="Times New Roman" w:cs="Times New Roman"/>
                <w:b/>
                <w:sz w:val="26"/>
                <w:szCs w:val="26"/>
              </w:rPr>
            </w:pPr>
            <w:r w:rsidRPr="00E9315E">
              <w:rPr>
                <w:rFonts w:ascii="Times New Roman" w:hAnsi="Times New Roman" w:cs="Times New Roman"/>
                <w:b/>
                <w:sz w:val="26"/>
                <w:szCs w:val="26"/>
              </w:rPr>
              <w:t>Ngày bắt đầu</w:t>
            </w:r>
          </w:p>
        </w:tc>
        <w:tc>
          <w:tcPr>
            <w:tcW w:w="1410" w:type="dxa"/>
            <w:shd w:val="clear" w:color="auto" w:fill="BFBFBF" w:themeFill="background1" w:themeFillShade="BF"/>
          </w:tcPr>
          <w:p w14:paraId="73DA28E0" w14:textId="77777777" w:rsidR="000A0618" w:rsidRPr="00E9315E" w:rsidRDefault="000A0618" w:rsidP="00E9315E">
            <w:pPr>
              <w:spacing w:before="60" w:after="60" w:line="360" w:lineRule="auto"/>
              <w:jc w:val="center"/>
              <w:rPr>
                <w:rFonts w:ascii="Times New Roman" w:hAnsi="Times New Roman" w:cs="Times New Roman"/>
                <w:b/>
                <w:sz w:val="26"/>
                <w:szCs w:val="26"/>
              </w:rPr>
            </w:pPr>
            <w:r w:rsidRPr="00E9315E">
              <w:rPr>
                <w:rFonts w:ascii="Times New Roman" w:hAnsi="Times New Roman" w:cs="Times New Roman"/>
                <w:b/>
                <w:sz w:val="26"/>
                <w:szCs w:val="26"/>
              </w:rPr>
              <w:t>Ngày kết thúc</w:t>
            </w:r>
          </w:p>
        </w:tc>
      </w:tr>
      <w:tr w:rsidR="000A0618" w:rsidRPr="00E9315E" w14:paraId="410C684A" w14:textId="77777777" w:rsidTr="000A0618">
        <w:trPr>
          <w:trHeight w:val="750"/>
        </w:trPr>
        <w:tc>
          <w:tcPr>
            <w:tcW w:w="2955" w:type="dxa"/>
            <w:vMerge w:val="restart"/>
          </w:tcPr>
          <w:p w14:paraId="3FB053C1" w14:textId="77777777" w:rsidR="000A0618" w:rsidRPr="00E9315E" w:rsidRDefault="000A0618" w:rsidP="00E9315E">
            <w:pPr>
              <w:spacing w:line="360" w:lineRule="auto"/>
              <w:rPr>
                <w:rFonts w:ascii="Times New Roman" w:hAnsi="Times New Roman" w:cs="Times New Roman"/>
                <w:sz w:val="26"/>
                <w:szCs w:val="26"/>
              </w:rPr>
            </w:pPr>
            <w:r w:rsidRPr="00E9315E">
              <w:rPr>
                <w:rFonts w:ascii="Times New Roman" w:hAnsi="Times New Roman" w:cs="Times New Roman"/>
                <w:sz w:val="26"/>
                <w:szCs w:val="26"/>
              </w:rPr>
              <w:t>Đặt Vấn Đề và Nghiên Cứu Ban Đầu</w:t>
            </w:r>
          </w:p>
        </w:tc>
        <w:tc>
          <w:tcPr>
            <w:tcW w:w="3300" w:type="dxa"/>
          </w:tcPr>
          <w:p w14:paraId="6A89F62B" w14:textId="77777777" w:rsidR="000A0618" w:rsidRPr="00E9315E" w:rsidRDefault="000A0618" w:rsidP="00E9315E">
            <w:pPr>
              <w:spacing w:line="360" w:lineRule="auto"/>
              <w:rPr>
                <w:rFonts w:ascii="Times New Roman" w:hAnsi="Times New Roman" w:cs="Times New Roman"/>
                <w:sz w:val="26"/>
                <w:szCs w:val="26"/>
              </w:rPr>
            </w:pPr>
            <w:r w:rsidRPr="00E9315E">
              <w:rPr>
                <w:rFonts w:ascii="Times New Roman" w:hAnsi="Times New Roman" w:cs="Times New Roman"/>
                <w:sz w:val="26"/>
                <w:szCs w:val="26"/>
              </w:rPr>
              <w:t>Thu thập thông tin về dự án và yêu cầu của khách hàng.</w:t>
            </w:r>
          </w:p>
        </w:tc>
        <w:tc>
          <w:tcPr>
            <w:tcW w:w="855" w:type="dxa"/>
            <w:vMerge w:val="restart"/>
          </w:tcPr>
          <w:p w14:paraId="49B5AE68" w14:textId="565E938E" w:rsidR="000A0618" w:rsidRPr="00E9315E" w:rsidRDefault="000A0618" w:rsidP="00E9315E">
            <w:pPr>
              <w:spacing w:before="60" w:after="60" w:line="360" w:lineRule="auto"/>
              <w:rPr>
                <w:rFonts w:ascii="Times New Roman" w:hAnsi="Times New Roman" w:cs="Times New Roman"/>
                <w:sz w:val="26"/>
                <w:szCs w:val="26"/>
              </w:rPr>
            </w:pPr>
            <w:r w:rsidRPr="00E9315E">
              <w:rPr>
                <w:rFonts w:ascii="Times New Roman" w:hAnsi="Times New Roman" w:cs="Times New Roman"/>
                <w:sz w:val="26"/>
                <w:szCs w:val="26"/>
              </w:rPr>
              <w:t>2 tuần</w:t>
            </w:r>
          </w:p>
        </w:tc>
        <w:tc>
          <w:tcPr>
            <w:tcW w:w="1410" w:type="dxa"/>
            <w:vMerge w:val="restart"/>
          </w:tcPr>
          <w:p w14:paraId="59F09D01" w14:textId="77777777" w:rsidR="000A0618" w:rsidRPr="00E9315E" w:rsidRDefault="000A0618" w:rsidP="00E9315E">
            <w:pPr>
              <w:spacing w:before="60" w:after="60" w:line="360" w:lineRule="auto"/>
              <w:rPr>
                <w:rFonts w:ascii="Times New Roman" w:hAnsi="Times New Roman" w:cs="Times New Roman"/>
                <w:sz w:val="26"/>
                <w:szCs w:val="26"/>
              </w:rPr>
            </w:pPr>
            <w:r w:rsidRPr="00E9315E">
              <w:rPr>
                <w:rFonts w:ascii="Times New Roman" w:hAnsi="Times New Roman" w:cs="Times New Roman"/>
                <w:sz w:val="26"/>
                <w:szCs w:val="26"/>
              </w:rPr>
              <w:t>11/09/2023</w:t>
            </w:r>
          </w:p>
        </w:tc>
        <w:tc>
          <w:tcPr>
            <w:tcW w:w="1410" w:type="dxa"/>
            <w:vMerge w:val="restart"/>
          </w:tcPr>
          <w:p w14:paraId="7EC4054D" w14:textId="77777777" w:rsidR="000A0618" w:rsidRPr="00E9315E" w:rsidRDefault="000A0618" w:rsidP="00E9315E">
            <w:pPr>
              <w:spacing w:before="60" w:after="60" w:line="360" w:lineRule="auto"/>
              <w:rPr>
                <w:rFonts w:ascii="Times New Roman" w:hAnsi="Times New Roman" w:cs="Times New Roman"/>
                <w:sz w:val="26"/>
                <w:szCs w:val="26"/>
              </w:rPr>
            </w:pPr>
            <w:r w:rsidRPr="00E9315E">
              <w:rPr>
                <w:rFonts w:ascii="Times New Roman" w:hAnsi="Times New Roman" w:cs="Times New Roman"/>
                <w:sz w:val="26"/>
                <w:szCs w:val="26"/>
              </w:rPr>
              <w:t>24/9/2023</w:t>
            </w:r>
          </w:p>
        </w:tc>
      </w:tr>
      <w:tr w:rsidR="000A0618" w:rsidRPr="00E9315E" w14:paraId="7E79608E" w14:textId="77777777" w:rsidTr="000A0618">
        <w:trPr>
          <w:trHeight w:val="750"/>
        </w:trPr>
        <w:tc>
          <w:tcPr>
            <w:tcW w:w="2955" w:type="dxa"/>
            <w:vMerge/>
          </w:tcPr>
          <w:p w14:paraId="1409A88A" w14:textId="77777777" w:rsidR="000A0618" w:rsidRPr="00E9315E" w:rsidRDefault="000A0618" w:rsidP="00E9315E">
            <w:pPr>
              <w:spacing w:line="360" w:lineRule="auto"/>
              <w:rPr>
                <w:rFonts w:ascii="Times New Roman" w:hAnsi="Times New Roman" w:cs="Times New Roman"/>
                <w:sz w:val="26"/>
                <w:szCs w:val="26"/>
              </w:rPr>
            </w:pPr>
          </w:p>
        </w:tc>
        <w:tc>
          <w:tcPr>
            <w:tcW w:w="3300" w:type="dxa"/>
          </w:tcPr>
          <w:p w14:paraId="51937ED0" w14:textId="77777777" w:rsidR="000A0618" w:rsidRPr="00E9315E" w:rsidRDefault="000A0618" w:rsidP="00E9315E">
            <w:pPr>
              <w:spacing w:line="360" w:lineRule="auto"/>
              <w:rPr>
                <w:rFonts w:ascii="Times New Roman" w:hAnsi="Times New Roman" w:cs="Times New Roman"/>
                <w:sz w:val="26"/>
                <w:szCs w:val="26"/>
              </w:rPr>
            </w:pPr>
            <w:r w:rsidRPr="00E9315E">
              <w:rPr>
                <w:rFonts w:ascii="Times New Roman" w:hAnsi="Times New Roman" w:cs="Times New Roman"/>
                <w:sz w:val="26"/>
                <w:szCs w:val="26"/>
              </w:rPr>
              <w:t>Xác định phạm vi dự án và mục tiêu chính.</w:t>
            </w:r>
          </w:p>
        </w:tc>
        <w:tc>
          <w:tcPr>
            <w:tcW w:w="855" w:type="dxa"/>
            <w:vMerge/>
          </w:tcPr>
          <w:p w14:paraId="2274D2BF" w14:textId="77777777" w:rsidR="000A0618" w:rsidRPr="00E9315E" w:rsidRDefault="000A0618" w:rsidP="00E9315E">
            <w:pPr>
              <w:spacing w:line="360" w:lineRule="auto"/>
              <w:rPr>
                <w:rFonts w:ascii="Times New Roman" w:hAnsi="Times New Roman" w:cs="Times New Roman"/>
                <w:sz w:val="26"/>
                <w:szCs w:val="26"/>
              </w:rPr>
            </w:pPr>
          </w:p>
        </w:tc>
        <w:tc>
          <w:tcPr>
            <w:tcW w:w="1410" w:type="dxa"/>
            <w:vMerge/>
          </w:tcPr>
          <w:p w14:paraId="76C5B36A" w14:textId="77777777" w:rsidR="000A0618" w:rsidRPr="00E9315E" w:rsidRDefault="000A0618" w:rsidP="00E9315E">
            <w:pPr>
              <w:spacing w:line="360" w:lineRule="auto"/>
              <w:rPr>
                <w:rFonts w:ascii="Times New Roman" w:hAnsi="Times New Roman" w:cs="Times New Roman"/>
                <w:sz w:val="26"/>
                <w:szCs w:val="26"/>
              </w:rPr>
            </w:pPr>
          </w:p>
        </w:tc>
        <w:tc>
          <w:tcPr>
            <w:tcW w:w="1410" w:type="dxa"/>
            <w:vMerge/>
          </w:tcPr>
          <w:p w14:paraId="1980D508" w14:textId="77777777" w:rsidR="000A0618" w:rsidRPr="00E9315E" w:rsidRDefault="000A0618" w:rsidP="00E9315E">
            <w:pPr>
              <w:spacing w:line="360" w:lineRule="auto"/>
              <w:rPr>
                <w:rFonts w:ascii="Times New Roman" w:hAnsi="Times New Roman" w:cs="Times New Roman"/>
                <w:sz w:val="26"/>
                <w:szCs w:val="26"/>
              </w:rPr>
            </w:pPr>
          </w:p>
        </w:tc>
      </w:tr>
      <w:tr w:rsidR="000A0618" w:rsidRPr="00E9315E" w14:paraId="56128373" w14:textId="77777777" w:rsidTr="000A0618">
        <w:trPr>
          <w:trHeight w:val="746"/>
        </w:trPr>
        <w:tc>
          <w:tcPr>
            <w:tcW w:w="2955" w:type="dxa"/>
            <w:vMerge/>
          </w:tcPr>
          <w:p w14:paraId="117A20D3" w14:textId="77777777" w:rsidR="000A0618" w:rsidRPr="00E9315E" w:rsidRDefault="000A0618" w:rsidP="00E9315E">
            <w:pPr>
              <w:spacing w:line="360" w:lineRule="auto"/>
              <w:rPr>
                <w:rFonts w:ascii="Times New Roman" w:hAnsi="Times New Roman" w:cs="Times New Roman"/>
                <w:sz w:val="26"/>
                <w:szCs w:val="26"/>
              </w:rPr>
            </w:pPr>
          </w:p>
        </w:tc>
        <w:tc>
          <w:tcPr>
            <w:tcW w:w="3300" w:type="dxa"/>
          </w:tcPr>
          <w:p w14:paraId="1549EE3C" w14:textId="77777777" w:rsidR="000A0618" w:rsidRPr="00E9315E" w:rsidRDefault="000A0618" w:rsidP="00E9315E">
            <w:pPr>
              <w:spacing w:line="360" w:lineRule="auto"/>
              <w:rPr>
                <w:rFonts w:ascii="Times New Roman" w:hAnsi="Times New Roman" w:cs="Times New Roman"/>
                <w:sz w:val="26"/>
                <w:szCs w:val="26"/>
              </w:rPr>
            </w:pPr>
            <w:r w:rsidRPr="00E9315E">
              <w:rPr>
                <w:rFonts w:ascii="Times New Roman" w:hAnsi="Times New Roman" w:cs="Times New Roman"/>
                <w:sz w:val="26"/>
                <w:szCs w:val="26"/>
              </w:rPr>
              <w:t>Xác định nhóm làm việc và phân công nhiệm vụ.</w:t>
            </w:r>
          </w:p>
        </w:tc>
        <w:tc>
          <w:tcPr>
            <w:tcW w:w="855" w:type="dxa"/>
            <w:vMerge/>
          </w:tcPr>
          <w:p w14:paraId="50453462" w14:textId="77777777" w:rsidR="000A0618" w:rsidRPr="00E9315E" w:rsidRDefault="000A0618" w:rsidP="00E9315E">
            <w:pPr>
              <w:spacing w:line="360" w:lineRule="auto"/>
              <w:rPr>
                <w:rFonts w:ascii="Times New Roman" w:hAnsi="Times New Roman" w:cs="Times New Roman"/>
                <w:sz w:val="26"/>
                <w:szCs w:val="26"/>
              </w:rPr>
            </w:pPr>
          </w:p>
        </w:tc>
        <w:tc>
          <w:tcPr>
            <w:tcW w:w="1410" w:type="dxa"/>
            <w:vMerge/>
          </w:tcPr>
          <w:p w14:paraId="09F78379" w14:textId="77777777" w:rsidR="000A0618" w:rsidRPr="00E9315E" w:rsidRDefault="000A0618" w:rsidP="00E9315E">
            <w:pPr>
              <w:spacing w:line="360" w:lineRule="auto"/>
              <w:rPr>
                <w:rFonts w:ascii="Times New Roman" w:hAnsi="Times New Roman" w:cs="Times New Roman"/>
                <w:sz w:val="26"/>
                <w:szCs w:val="26"/>
              </w:rPr>
            </w:pPr>
          </w:p>
        </w:tc>
        <w:tc>
          <w:tcPr>
            <w:tcW w:w="1410" w:type="dxa"/>
            <w:vMerge/>
          </w:tcPr>
          <w:p w14:paraId="777B73B3" w14:textId="77777777" w:rsidR="000A0618" w:rsidRPr="00E9315E" w:rsidRDefault="000A0618" w:rsidP="00E9315E">
            <w:pPr>
              <w:spacing w:line="360" w:lineRule="auto"/>
              <w:rPr>
                <w:rFonts w:ascii="Times New Roman" w:hAnsi="Times New Roman" w:cs="Times New Roman"/>
                <w:sz w:val="26"/>
                <w:szCs w:val="26"/>
              </w:rPr>
            </w:pPr>
          </w:p>
        </w:tc>
      </w:tr>
      <w:tr w:rsidR="000A0618" w:rsidRPr="00E9315E" w14:paraId="63A665CB" w14:textId="77777777" w:rsidTr="000A0618">
        <w:trPr>
          <w:trHeight w:val="746"/>
        </w:trPr>
        <w:tc>
          <w:tcPr>
            <w:tcW w:w="2955" w:type="dxa"/>
            <w:vMerge/>
          </w:tcPr>
          <w:p w14:paraId="1F49C27F" w14:textId="77777777" w:rsidR="000A0618" w:rsidRPr="00E9315E" w:rsidRDefault="000A0618" w:rsidP="00E9315E">
            <w:pPr>
              <w:spacing w:line="360" w:lineRule="auto"/>
              <w:rPr>
                <w:rFonts w:ascii="Times New Roman" w:hAnsi="Times New Roman" w:cs="Times New Roman"/>
                <w:sz w:val="26"/>
                <w:szCs w:val="26"/>
              </w:rPr>
            </w:pPr>
          </w:p>
        </w:tc>
        <w:tc>
          <w:tcPr>
            <w:tcW w:w="3300" w:type="dxa"/>
          </w:tcPr>
          <w:p w14:paraId="6BB7554E" w14:textId="77777777" w:rsidR="000A0618" w:rsidRPr="00E9315E" w:rsidRDefault="000A0618" w:rsidP="00E9315E">
            <w:pPr>
              <w:spacing w:line="360" w:lineRule="auto"/>
              <w:rPr>
                <w:rFonts w:ascii="Times New Roman" w:hAnsi="Times New Roman" w:cs="Times New Roman"/>
                <w:sz w:val="26"/>
                <w:szCs w:val="26"/>
              </w:rPr>
            </w:pPr>
            <w:r w:rsidRPr="00E9315E">
              <w:rPr>
                <w:rFonts w:ascii="Times New Roman" w:hAnsi="Times New Roman" w:cs="Times New Roman"/>
                <w:sz w:val="26"/>
                <w:szCs w:val="26"/>
              </w:rPr>
              <w:t>Xây dựng một bản đặc tả yêu cầu sơ bộ.</w:t>
            </w:r>
          </w:p>
        </w:tc>
        <w:tc>
          <w:tcPr>
            <w:tcW w:w="855" w:type="dxa"/>
            <w:vMerge/>
          </w:tcPr>
          <w:p w14:paraId="73508300" w14:textId="77777777" w:rsidR="000A0618" w:rsidRPr="00E9315E" w:rsidRDefault="000A0618" w:rsidP="00E9315E">
            <w:pPr>
              <w:spacing w:line="360" w:lineRule="auto"/>
              <w:rPr>
                <w:rFonts w:ascii="Times New Roman" w:hAnsi="Times New Roman" w:cs="Times New Roman"/>
                <w:sz w:val="26"/>
                <w:szCs w:val="26"/>
              </w:rPr>
            </w:pPr>
          </w:p>
        </w:tc>
        <w:tc>
          <w:tcPr>
            <w:tcW w:w="1410" w:type="dxa"/>
            <w:vMerge/>
          </w:tcPr>
          <w:p w14:paraId="72BE85F7" w14:textId="77777777" w:rsidR="000A0618" w:rsidRPr="00E9315E" w:rsidRDefault="000A0618" w:rsidP="00E9315E">
            <w:pPr>
              <w:spacing w:line="360" w:lineRule="auto"/>
              <w:rPr>
                <w:rFonts w:ascii="Times New Roman" w:hAnsi="Times New Roman" w:cs="Times New Roman"/>
                <w:sz w:val="26"/>
                <w:szCs w:val="26"/>
              </w:rPr>
            </w:pPr>
          </w:p>
        </w:tc>
        <w:tc>
          <w:tcPr>
            <w:tcW w:w="1410" w:type="dxa"/>
            <w:vMerge/>
          </w:tcPr>
          <w:p w14:paraId="12265563" w14:textId="77777777" w:rsidR="000A0618" w:rsidRPr="00E9315E" w:rsidRDefault="000A0618" w:rsidP="00E9315E">
            <w:pPr>
              <w:spacing w:line="360" w:lineRule="auto"/>
              <w:rPr>
                <w:rFonts w:ascii="Times New Roman" w:hAnsi="Times New Roman" w:cs="Times New Roman"/>
                <w:sz w:val="26"/>
                <w:szCs w:val="26"/>
              </w:rPr>
            </w:pPr>
          </w:p>
        </w:tc>
      </w:tr>
      <w:tr w:rsidR="000A0618" w:rsidRPr="00E9315E" w14:paraId="7DC2B555" w14:textId="77777777" w:rsidTr="000A0618">
        <w:trPr>
          <w:trHeight w:val="707"/>
        </w:trPr>
        <w:tc>
          <w:tcPr>
            <w:tcW w:w="2955" w:type="dxa"/>
            <w:vMerge w:val="restart"/>
          </w:tcPr>
          <w:p w14:paraId="019C0ABF" w14:textId="77777777" w:rsidR="000A0618" w:rsidRPr="00E9315E" w:rsidRDefault="000A0618" w:rsidP="00E9315E">
            <w:pPr>
              <w:spacing w:line="360" w:lineRule="auto"/>
              <w:rPr>
                <w:rFonts w:ascii="Times New Roman" w:hAnsi="Times New Roman" w:cs="Times New Roman"/>
                <w:sz w:val="26"/>
                <w:szCs w:val="26"/>
              </w:rPr>
            </w:pPr>
            <w:r w:rsidRPr="00E9315E">
              <w:rPr>
                <w:rFonts w:ascii="Times New Roman" w:hAnsi="Times New Roman" w:cs="Times New Roman"/>
                <w:sz w:val="26"/>
                <w:szCs w:val="26"/>
              </w:rPr>
              <w:t>Phân Tích Yêu Cầu Chi Tiết</w:t>
            </w:r>
          </w:p>
          <w:p w14:paraId="5A54E760" w14:textId="77777777" w:rsidR="000A0618" w:rsidRPr="00E9315E" w:rsidRDefault="000A0618" w:rsidP="00E9315E">
            <w:pPr>
              <w:spacing w:line="360" w:lineRule="auto"/>
              <w:rPr>
                <w:rFonts w:ascii="Times New Roman" w:hAnsi="Times New Roman" w:cs="Times New Roman"/>
                <w:sz w:val="26"/>
                <w:szCs w:val="26"/>
              </w:rPr>
            </w:pPr>
          </w:p>
        </w:tc>
        <w:tc>
          <w:tcPr>
            <w:tcW w:w="3300" w:type="dxa"/>
          </w:tcPr>
          <w:p w14:paraId="063D2B3E" w14:textId="77777777" w:rsidR="000A0618" w:rsidRPr="00E9315E" w:rsidRDefault="000A0618" w:rsidP="00E9315E">
            <w:pPr>
              <w:spacing w:line="360" w:lineRule="auto"/>
              <w:rPr>
                <w:rFonts w:ascii="Times New Roman" w:hAnsi="Times New Roman" w:cs="Times New Roman"/>
                <w:sz w:val="26"/>
                <w:szCs w:val="26"/>
              </w:rPr>
            </w:pPr>
            <w:r w:rsidRPr="00E9315E">
              <w:rPr>
                <w:rFonts w:ascii="Times New Roman" w:hAnsi="Times New Roman" w:cs="Times New Roman"/>
                <w:sz w:val="26"/>
                <w:szCs w:val="26"/>
              </w:rPr>
              <w:t>Xác định yêu cầu chi tiết điều chỉnh bản đặc tả yêu cầu.</w:t>
            </w:r>
          </w:p>
        </w:tc>
        <w:tc>
          <w:tcPr>
            <w:tcW w:w="855" w:type="dxa"/>
            <w:vMerge w:val="restart"/>
          </w:tcPr>
          <w:p w14:paraId="73B08E89" w14:textId="77777777" w:rsidR="000A0618" w:rsidRPr="00E9315E" w:rsidRDefault="000A0618" w:rsidP="00E9315E">
            <w:pPr>
              <w:spacing w:line="360" w:lineRule="auto"/>
              <w:rPr>
                <w:rFonts w:ascii="Times New Roman" w:hAnsi="Times New Roman" w:cs="Times New Roman"/>
                <w:sz w:val="26"/>
                <w:szCs w:val="26"/>
              </w:rPr>
            </w:pPr>
            <w:r w:rsidRPr="00E9315E">
              <w:rPr>
                <w:rFonts w:ascii="Times New Roman" w:hAnsi="Times New Roman" w:cs="Times New Roman"/>
                <w:sz w:val="26"/>
                <w:szCs w:val="26"/>
              </w:rPr>
              <w:t>2 tuần</w:t>
            </w:r>
          </w:p>
        </w:tc>
        <w:tc>
          <w:tcPr>
            <w:tcW w:w="1410" w:type="dxa"/>
            <w:vMerge w:val="restart"/>
          </w:tcPr>
          <w:p w14:paraId="575913A1" w14:textId="77777777" w:rsidR="000A0618" w:rsidRPr="00E9315E" w:rsidRDefault="000A0618" w:rsidP="00E9315E">
            <w:pPr>
              <w:spacing w:line="360" w:lineRule="auto"/>
              <w:rPr>
                <w:rFonts w:ascii="Times New Roman" w:hAnsi="Times New Roman" w:cs="Times New Roman"/>
                <w:sz w:val="26"/>
                <w:szCs w:val="26"/>
              </w:rPr>
            </w:pPr>
            <w:r w:rsidRPr="00E9315E">
              <w:rPr>
                <w:rFonts w:ascii="Times New Roman" w:hAnsi="Times New Roman" w:cs="Times New Roman"/>
                <w:sz w:val="26"/>
                <w:szCs w:val="26"/>
              </w:rPr>
              <w:t>25/9/2023</w:t>
            </w:r>
          </w:p>
        </w:tc>
        <w:tc>
          <w:tcPr>
            <w:tcW w:w="1410" w:type="dxa"/>
            <w:vMerge w:val="restart"/>
          </w:tcPr>
          <w:p w14:paraId="0F52FD0E" w14:textId="77777777" w:rsidR="000A0618" w:rsidRPr="00E9315E" w:rsidRDefault="000A0618" w:rsidP="00E9315E">
            <w:pPr>
              <w:spacing w:line="360" w:lineRule="auto"/>
              <w:rPr>
                <w:rFonts w:ascii="Times New Roman" w:hAnsi="Times New Roman" w:cs="Times New Roman"/>
                <w:sz w:val="26"/>
                <w:szCs w:val="26"/>
              </w:rPr>
            </w:pPr>
            <w:r w:rsidRPr="00E9315E">
              <w:rPr>
                <w:rFonts w:ascii="Times New Roman" w:hAnsi="Times New Roman" w:cs="Times New Roman"/>
                <w:sz w:val="26"/>
                <w:szCs w:val="26"/>
              </w:rPr>
              <w:t>8/10/2023</w:t>
            </w:r>
          </w:p>
        </w:tc>
      </w:tr>
      <w:tr w:rsidR="000A0618" w:rsidRPr="00E9315E" w14:paraId="508E5A37" w14:textId="77777777" w:rsidTr="000A0618">
        <w:trPr>
          <w:trHeight w:val="827"/>
        </w:trPr>
        <w:tc>
          <w:tcPr>
            <w:tcW w:w="2955" w:type="dxa"/>
            <w:vMerge/>
          </w:tcPr>
          <w:p w14:paraId="31B38760" w14:textId="77777777" w:rsidR="000A0618" w:rsidRPr="00E9315E" w:rsidRDefault="000A0618" w:rsidP="00E9315E">
            <w:pPr>
              <w:spacing w:line="360" w:lineRule="auto"/>
              <w:rPr>
                <w:rFonts w:ascii="Times New Roman" w:hAnsi="Times New Roman" w:cs="Times New Roman"/>
                <w:sz w:val="26"/>
                <w:szCs w:val="26"/>
              </w:rPr>
            </w:pPr>
          </w:p>
        </w:tc>
        <w:tc>
          <w:tcPr>
            <w:tcW w:w="3300" w:type="dxa"/>
          </w:tcPr>
          <w:p w14:paraId="4F5D2D57" w14:textId="77777777" w:rsidR="000A0618" w:rsidRPr="00E9315E" w:rsidRDefault="000A0618" w:rsidP="00E9315E">
            <w:pPr>
              <w:spacing w:line="360" w:lineRule="auto"/>
              <w:rPr>
                <w:rFonts w:ascii="Times New Roman" w:hAnsi="Times New Roman" w:cs="Times New Roman"/>
                <w:sz w:val="26"/>
                <w:szCs w:val="26"/>
              </w:rPr>
            </w:pPr>
            <w:r w:rsidRPr="00E9315E">
              <w:rPr>
                <w:rFonts w:ascii="Times New Roman" w:hAnsi="Times New Roman" w:cs="Times New Roman"/>
                <w:sz w:val="26"/>
                <w:szCs w:val="26"/>
              </w:rPr>
              <w:t>Lập kế hoạch cho quá trình phân tích yêu cầu chi tiết.</w:t>
            </w:r>
          </w:p>
        </w:tc>
        <w:tc>
          <w:tcPr>
            <w:tcW w:w="855" w:type="dxa"/>
            <w:vMerge/>
          </w:tcPr>
          <w:p w14:paraId="44A136AD" w14:textId="77777777" w:rsidR="000A0618" w:rsidRPr="00E9315E" w:rsidRDefault="000A0618" w:rsidP="00E9315E">
            <w:pPr>
              <w:spacing w:line="360" w:lineRule="auto"/>
              <w:rPr>
                <w:rFonts w:ascii="Times New Roman" w:hAnsi="Times New Roman" w:cs="Times New Roman"/>
                <w:sz w:val="26"/>
                <w:szCs w:val="26"/>
              </w:rPr>
            </w:pPr>
          </w:p>
        </w:tc>
        <w:tc>
          <w:tcPr>
            <w:tcW w:w="1410" w:type="dxa"/>
            <w:vMerge/>
          </w:tcPr>
          <w:p w14:paraId="77BB5D0A" w14:textId="77777777" w:rsidR="000A0618" w:rsidRPr="00E9315E" w:rsidRDefault="000A0618" w:rsidP="00E9315E">
            <w:pPr>
              <w:spacing w:line="360" w:lineRule="auto"/>
              <w:rPr>
                <w:rFonts w:ascii="Times New Roman" w:hAnsi="Times New Roman" w:cs="Times New Roman"/>
                <w:sz w:val="26"/>
                <w:szCs w:val="26"/>
              </w:rPr>
            </w:pPr>
          </w:p>
        </w:tc>
        <w:tc>
          <w:tcPr>
            <w:tcW w:w="1410" w:type="dxa"/>
            <w:vMerge/>
          </w:tcPr>
          <w:p w14:paraId="69ED52CC" w14:textId="77777777" w:rsidR="000A0618" w:rsidRPr="00E9315E" w:rsidRDefault="000A0618" w:rsidP="00E9315E">
            <w:pPr>
              <w:spacing w:line="360" w:lineRule="auto"/>
              <w:rPr>
                <w:rFonts w:ascii="Times New Roman" w:hAnsi="Times New Roman" w:cs="Times New Roman"/>
                <w:sz w:val="26"/>
                <w:szCs w:val="26"/>
              </w:rPr>
            </w:pPr>
          </w:p>
        </w:tc>
      </w:tr>
      <w:tr w:rsidR="000A0618" w:rsidRPr="00E9315E" w14:paraId="0D43D84A" w14:textId="77777777" w:rsidTr="000A0618">
        <w:trPr>
          <w:trHeight w:val="497"/>
        </w:trPr>
        <w:tc>
          <w:tcPr>
            <w:tcW w:w="2955" w:type="dxa"/>
            <w:vMerge/>
          </w:tcPr>
          <w:p w14:paraId="0027BE5C" w14:textId="77777777" w:rsidR="000A0618" w:rsidRPr="00E9315E" w:rsidRDefault="000A0618" w:rsidP="00E9315E">
            <w:pPr>
              <w:spacing w:line="360" w:lineRule="auto"/>
              <w:rPr>
                <w:rFonts w:ascii="Times New Roman" w:hAnsi="Times New Roman" w:cs="Times New Roman"/>
                <w:sz w:val="26"/>
                <w:szCs w:val="26"/>
              </w:rPr>
            </w:pPr>
          </w:p>
        </w:tc>
        <w:tc>
          <w:tcPr>
            <w:tcW w:w="3300" w:type="dxa"/>
          </w:tcPr>
          <w:p w14:paraId="0FBE82C0" w14:textId="77777777" w:rsidR="000A0618" w:rsidRPr="00E9315E" w:rsidRDefault="000A0618" w:rsidP="00E9315E">
            <w:pPr>
              <w:spacing w:line="360" w:lineRule="auto"/>
              <w:rPr>
                <w:rFonts w:ascii="Times New Roman" w:hAnsi="Times New Roman" w:cs="Times New Roman"/>
                <w:sz w:val="26"/>
                <w:szCs w:val="26"/>
              </w:rPr>
            </w:pPr>
            <w:r w:rsidRPr="00E9315E">
              <w:rPr>
                <w:rFonts w:ascii="Times New Roman" w:hAnsi="Times New Roman" w:cs="Times New Roman"/>
                <w:sz w:val="26"/>
                <w:szCs w:val="26"/>
              </w:rPr>
              <w:t>Tiến hành phân tích yêu cầu chi tiết và tạo tài liệu yêu cầu chi tiết.</w:t>
            </w:r>
          </w:p>
        </w:tc>
        <w:tc>
          <w:tcPr>
            <w:tcW w:w="855" w:type="dxa"/>
            <w:vMerge/>
          </w:tcPr>
          <w:p w14:paraId="1AAAC37D" w14:textId="77777777" w:rsidR="000A0618" w:rsidRPr="00E9315E" w:rsidRDefault="000A0618" w:rsidP="00E9315E">
            <w:pPr>
              <w:spacing w:line="360" w:lineRule="auto"/>
              <w:rPr>
                <w:rFonts w:ascii="Times New Roman" w:hAnsi="Times New Roman" w:cs="Times New Roman"/>
                <w:sz w:val="26"/>
                <w:szCs w:val="26"/>
              </w:rPr>
            </w:pPr>
          </w:p>
        </w:tc>
        <w:tc>
          <w:tcPr>
            <w:tcW w:w="1410" w:type="dxa"/>
            <w:vMerge/>
          </w:tcPr>
          <w:p w14:paraId="241A5C0C" w14:textId="77777777" w:rsidR="000A0618" w:rsidRPr="00E9315E" w:rsidRDefault="000A0618" w:rsidP="00E9315E">
            <w:pPr>
              <w:spacing w:line="360" w:lineRule="auto"/>
              <w:rPr>
                <w:rFonts w:ascii="Times New Roman" w:hAnsi="Times New Roman" w:cs="Times New Roman"/>
                <w:sz w:val="26"/>
                <w:szCs w:val="26"/>
              </w:rPr>
            </w:pPr>
          </w:p>
        </w:tc>
        <w:tc>
          <w:tcPr>
            <w:tcW w:w="1410" w:type="dxa"/>
            <w:vMerge/>
          </w:tcPr>
          <w:p w14:paraId="224A08E4" w14:textId="77777777" w:rsidR="000A0618" w:rsidRPr="00E9315E" w:rsidRDefault="000A0618" w:rsidP="00E9315E">
            <w:pPr>
              <w:spacing w:line="360" w:lineRule="auto"/>
              <w:rPr>
                <w:rFonts w:ascii="Times New Roman" w:hAnsi="Times New Roman" w:cs="Times New Roman"/>
                <w:sz w:val="26"/>
                <w:szCs w:val="26"/>
              </w:rPr>
            </w:pPr>
          </w:p>
        </w:tc>
      </w:tr>
      <w:tr w:rsidR="000A0618" w:rsidRPr="00E9315E" w14:paraId="650478B7" w14:textId="77777777" w:rsidTr="000A0618">
        <w:trPr>
          <w:trHeight w:val="872"/>
        </w:trPr>
        <w:tc>
          <w:tcPr>
            <w:tcW w:w="2955" w:type="dxa"/>
            <w:vMerge w:val="restart"/>
          </w:tcPr>
          <w:p w14:paraId="7ECD50F7" w14:textId="77777777" w:rsidR="000A0618" w:rsidRPr="00E9315E" w:rsidRDefault="000A0618" w:rsidP="00E9315E">
            <w:pPr>
              <w:spacing w:line="360" w:lineRule="auto"/>
              <w:rPr>
                <w:rFonts w:ascii="Times New Roman" w:hAnsi="Times New Roman" w:cs="Times New Roman"/>
                <w:sz w:val="26"/>
                <w:szCs w:val="26"/>
              </w:rPr>
            </w:pPr>
            <w:r w:rsidRPr="00E9315E">
              <w:rPr>
                <w:rFonts w:ascii="Times New Roman" w:hAnsi="Times New Roman" w:cs="Times New Roman"/>
                <w:sz w:val="26"/>
                <w:szCs w:val="26"/>
              </w:rPr>
              <w:t>Thiết Kế Hệ Thống</w:t>
            </w:r>
          </w:p>
          <w:p w14:paraId="25A81BE1" w14:textId="77777777" w:rsidR="000A0618" w:rsidRPr="00E9315E" w:rsidRDefault="000A0618" w:rsidP="00E9315E">
            <w:pPr>
              <w:spacing w:line="360" w:lineRule="auto"/>
              <w:rPr>
                <w:rFonts w:ascii="Times New Roman" w:hAnsi="Times New Roman" w:cs="Times New Roman"/>
                <w:sz w:val="26"/>
                <w:szCs w:val="26"/>
              </w:rPr>
            </w:pPr>
          </w:p>
        </w:tc>
        <w:tc>
          <w:tcPr>
            <w:tcW w:w="3300" w:type="dxa"/>
          </w:tcPr>
          <w:p w14:paraId="3D423BDD" w14:textId="77777777" w:rsidR="000A0618" w:rsidRPr="00E9315E" w:rsidRDefault="000A0618" w:rsidP="00E9315E">
            <w:pPr>
              <w:spacing w:line="360" w:lineRule="auto"/>
              <w:rPr>
                <w:rFonts w:ascii="Times New Roman" w:hAnsi="Times New Roman" w:cs="Times New Roman"/>
                <w:sz w:val="26"/>
                <w:szCs w:val="26"/>
              </w:rPr>
            </w:pPr>
            <w:r w:rsidRPr="00E9315E">
              <w:rPr>
                <w:rFonts w:ascii="Times New Roman" w:hAnsi="Times New Roman" w:cs="Times New Roman"/>
                <w:sz w:val="26"/>
                <w:szCs w:val="26"/>
              </w:rPr>
              <w:t>Xác định kiến trúc hệ thống và cơ sở dữ liệu.</w:t>
            </w:r>
          </w:p>
        </w:tc>
        <w:tc>
          <w:tcPr>
            <w:tcW w:w="855" w:type="dxa"/>
            <w:vMerge w:val="restart"/>
          </w:tcPr>
          <w:p w14:paraId="30FF5ECF" w14:textId="77777777" w:rsidR="000A0618" w:rsidRPr="00E9315E" w:rsidRDefault="000A0618" w:rsidP="00E9315E">
            <w:pPr>
              <w:spacing w:line="360" w:lineRule="auto"/>
              <w:rPr>
                <w:rFonts w:ascii="Times New Roman" w:hAnsi="Times New Roman" w:cs="Times New Roman"/>
                <w:sz w:val="26"/>
                <w:szCs w:val="26"/>
              </w:rPr>
            </w:pPr>
            <w:r w:rsidRPr="00E9315E">
              <w:rPr>
                <w:rFonts w:ascii="Times New Roman" w:hAnsi="Times New Roman" w:cs="Times New Roman"/>
                <w:sz w:val="26"/>
                <w:szCs w:val="26"/>
              </w:rPr>
              <w:t>2 tuần</w:t>
            </w:r>
          </w:p>
        </w:tc>
        <w:tc>
          <w:tcPr>
            <w:tcW w:w="1410" w:type="dxa"/>
            <w:vMerge w:val="restart"/>
          </w:tcPr>
          <w:p w14:paraId="4FE4F6A7" w14:textId="77777777" w:rsidR="000A0618" w:rsidRPr="00E9315E" w:rsidRDefault="000A0618" w:rsidP="00E9315E">
            <w:pPr>
              <w:spacing w:line="360" w:lineRule="auto"/>
              <w:rPr>
                <w:rFonts w:ascii="Times New Roman" w:hAnsi="Times New Roman" w:cs="Times New Roman"/>
                <w:sz w:val="26"/>
                <w:szCs w:val="26"/>
              </w:rPr>
            </w:pPr>
            <w:r w:rsidRPr="00E9315E">
              <w:rPr>
                <w:rFonts w:ascii="Times New Roman" w:hAnsi="Times New Roman" w:cs="Times New Roman"/>
                <w:sz w:val="26"/>
                <w:szCs w:val="26"/>
              </w:rPr>
              <w:t>9/10/2023</w:t>
            </w:r>
          </w:p>
        </w:tc>
        <w:tc>
          <w:tcPr>
            <w:tcW w:w="1410" w:type="dxa"/>
            <w:vMerge w:val="restart"/>
          </w:tcPr>
          <w:p w14:paraId="1DD73B23" w14:textId="77777777" w:rsidR="000A0618" w:rsidRPr="00E9315E" w:rsidRDefault="000A0618" w:rsidP="00E9315E">
            <w:pPr>
              <w:spacing w:line="360" w:lineRule="auto"/>
              <w:rPr>
                <w:rFonts w:ascii="Times New Roman" w:hAnsi="Times New Roman" w:cs="Times New Roman"/>
                <w:sz w:val="26"/>
                <w:szCs w:val="26"/>
              </w:rPr>
            </w:pPr>
            <w:r w:rsidRPr="00E9315E">
              <w:rPr>
                <w:rFonts w:ascii="Times New Roman" w:hAnsi="Times New Roman" w:cs="Times New Roman"/>
                <w:sz w:val="26"/>
                <w:szCs w:val="26"/>
              </w:rPr>
              <w:t>21/10/2023</w:t>
            </w:r>
          </w:p>
        </w:tc>
      </w:tr>
      <w:tr w:rsidR="000A0618" w:rsidRPr="00E9315E" w14:paraId="1D6D56BC" w14:textId="77777777" w:rsidTr="000A0618">
        <w:trPr>
          <w:trHeight w:val="450"/>
        </w:trPr>
        <w:tc>
          <w:tcPr>
            <w:tcW w:w="2955" w:type="dxa"/>
            <w:vMerge/>
          </w:tcPr>
          <w:p w14:paraId="7797FDDC" w14:textId="77777777" w:rsidR="000A0618" w:rsidRPr="00E9315E" w:rsidRDefault="000A0618" w:rsidP="00E9315E">
            <w:pPr>
              <w:spacing w:line="360" w:lineRule="auto"/>
              <w:rPr>
                <w:rFonts w:ascii="Times New Roman" w:hAnsi="Times New Roman" w:cs="Times New Roman"/>
                <w:sz w:val="26"/>
                <w:szCs w:val="26"/>
              </w:rPr>
            </w:pPr>
          </w:p>
        </w:tc>
        <w:tc>
          <w:tcPr>
            <w:tcW w:w="3300" w:type="dxa"/>
          </w:tcPr>
          <w:p w14:paraId="1CF2EB04" w14:textId="77777777" w:rsidR="000A0618" w:rsidRPr="00E9315E" w:rsidRDefault="000A0618" w:rsidP="00E9315E">
            <w:pPr>
              <w:spacing w:line="360" w:lineRule="auto"/>
              <w:rPr>
                <w:rFonts w:ascii="Times New Roman" w:hAnsi="Times New Roman" w:cs="Times New Roman"/>
                <w:sz w:val="26"/>
                <w:szCs w:val="26"/>
              </w:rPr>
            </w:pPr>
            <w:r w:rsidRPr="00E9315E">
              <w:rPr>
                <w:rFonts w:ascii="Times New Roman" w:hAnsi="Times New Roman" w:cs="Times New Roman"/>
                <w:sz w:val="26"/>
                <w:szCs w:val="26"/>
              </w:rPr>
              <w:t>Bắt đầu thiết kế giao diện người dùng.</w:t>
            </w:r>
          </w:p>
        </w:tc>
        <w:tc>
          <w:tcPr>
            <w:tcW w:w="855" w:type="dxa"/>
            <w:vMerge/>
          </w:tcPr>
          <w:p w14:paraId="2E2EC94D" w14:textId="77777777" w:rsidR="000A0618" w:rsidRPr="00E9315E" w:rsidRDefault="000A0618" w:rsidP="00E9315E">
            <w:pPr>
              <w:spacing w:line="360" w:lineRule="auto"/>
              <w:rPr>
                <w:rFonts w:ascii="Times New Roman" w:hAnsi="Times New Roman" w:cs="Times New Roman"/>
                <w:sz w:val="26"/>
                <w:szCs w:val="26"/>
              </w:rPr>
            </w:pPr>
          </w:p>
        </w:tc>
        <w:tc>
          <w:tcPr>
            <w:tcW w:w="1410" w:type="dxa"/>
            <w:vMerge/>
          </w:tcPr>
          <w:p w14:paraId="53ED6870" w14:textId="77777777" w:rsidR="000A0618" w:rsidRPr="00E9315E" w:rsidRDefault="000A0618" w:rsidP="00E9315E">
            <w:pPr>
              <w:spacing w:line="360" w:lineRule="auto"/>
              <w:rPr>
                <w:rFonts w:ascii="Times New Roman" w:hAnsi="Times New Roman" w:cs="Times New Roman"/>
                <w:sz w:val="26"/>
                <w:szCs w:val="26"/>
              </w:rPr>
            </w:pPr>
          </w:p>
        </w:tc>
        <w:tc>
          <w:tcPr>
            <w:tcW w:w="1410" w:type="dxa"/>
            <w:vMerge/>
          </w:tcPr>
          <w:p w14:paraId="55CC65E1" w14:textId="77777777" w:rsidR="000A0618" w:rsidRPr="00E9315E" w:rsidRDefault="000A0618" w:rsidP="00E9315E">
            <w:pPr>
              <w:spacing w:line="360" w:lineRule="auto"/>
              <w:rPr>
                <w:rFonts w:ascii="Times New Roman" w:hAnsi="Times New Roman" w:cs="Times New Roman"/>
                <w:sz w:val="26"/>
                <w:szCs w:val="26"/>
              </w:rPr>
            </w:pPr>
          </w:p>
        </w:tc>
      </w:tr>
      <w:tr w:rsidR="000A0618" w:rsidRPr="00E9315E" w14:paraId="2D48B240" w14:textId="77777777" w:rsidTr="000A0618">
        <w:trPr>
          <w:trHeight w:val="925"/>
        </w:trPr>
        <w:tc>
          <w:tcPr>
            <w:tcW w:w="2955" w:type="dxa"/>
            <w:vMerge/>
          </w:tcPr>
          <w:p w14:paraId="06A536A7" w14:textId="77777777" w:rsidR="000A0618" w:rsidRPr="00E9315E" w:rsidRDefault="000A0618" w:rsidP="00E9315E">
            <w:pPr>
              <w:spacing w:line="360" w:lineRule="auto"/>
              <w:rPr>
                <w:rFonts w:ascii="Times New Roman" w:hAnsi="Times New Roman" w:cs="Times New Roman"/>
                <w:sz w:val="26"/>
                <w:szCs w:val="26"/>
              </w:rPr>
            </w:pPr>
          </w:p>
        </w:tc>
        <w:tc>
          <w:tcPr>
            <w:tcW w:w="3300" w:type="dxa"/>
          </w:tcPr>
          <w:p w14:paraId="0B2E5BAB" w14:textId="77777777" w:rsidR="000A0618" w:rsidRPr="00E9315E" w:rsidRDefault="000A0618" w:rsidP="00E9315E">
            <w:pPr>
              <w:spacing w:line="360" w:lineRule="auto"/>
              <w:rPr>
                <w:rFonts w:ascii="Times New Roman" w:hAnsi="Times New Roman" w:cs="Times New Roman"/>
                <w:sz w:val="26"/>
                <w:szCs w:val="26"/>
              </w:rPr>
            </w:pPr>
            <w:r w:rsidRPr="00E9315E">
              <w:rPr>
                <w:rFonts w:ascii="Times New Roman" w:hAnsi="Times New Roman" w:cs="Times New Roman"/>
                <w:sz w:val="26"/>
                <w:szCs w:val="26"/>
              </w:rPr>
              <w:t>Hoàn thiện thiết kế hệ thống và giao diện người dùng.</w:t>
            </w:r>
          </w:p>
        </w:tc>
        <w:tc>
          <w:tcPr>
            <w:tcW w:w="855" w:type="dxa"/>
            <w:vMerge/>
          </w:tcPr>
          <w:p w14:paraId="0C7F6F0A" w14:textId="77777777" w:rsidR="000A0618" w:rsidRPr="00E9315E" w:rsidRDefault="000A0618" w:rsidP="00E9315E">
            <w:pPr>
              <w:spacing w:line="360" w:lineRule="auto"/>
              <w:rPr>
                <w:rFonts w:ascii="Times New Roman" w:hAnsi="Times New Roman" w:cs="Times New Roman"/>
                <w:sz w:val="26"/>
                <w:szCs w:val="26"/>
              </w:rPr>
            </w:pPr>
          </w:p>
        </w:tc>
        <w:tc>
          <w:tcPr>
            <w:tcW w:w="1410" w:type="dxa"/>
            <w:vMerge/>
          </w:tcPr>
          <w:p w14:paraId="0FD383CA" w14:textId="77777777" w:rsidR="000A0618" w:rsidRPr="00E9315E" w:rsidRDefault="000A0618" w:rsidP="00E9315E">
            <w:pPr>
              <w:spacing w:line="360" w:lineRule="auto"/>
              <w:rPr>
                <w:rFonts w:ascii="Times New Roman" w:hAnsi="Times New Roman" w:cs="Times New Roman"/>
                <w:sz w:val="26"/>
                <w:szCs w:val="26"/>
              </w:rPr>
            </w:pPr>
          </w:p>
        </w:tc>
        <w:tc>
          <w:tcPr>
            <w:tcW w:w="1410" w:type="dxa"/>
            <w:vMerge/>
          </w:tcPr>
          <w:p w14:paraId="407395DA" w14:textId="77777777" w:rsidR="000A0618" w:rsidRPr="00E9315E" w:rsidRDefault="000A0618" w:rsidP="00E9315E">
            <w:pPr>
              <w:spacing w:line="360" w:lineRule="auto"/>
              <w:rPr>
                <w:rFonts w:ascii="Times New Roman" w:hAnsi="Times New Roman" w:cs="Times New Roman"/>
                <w:sz w:val="26"/>
                <w:szCs w:val="26"/>
              </w:rPr>
            </w:pPr>
          </w:p>
        </w:tc>
      </w:tr>
      <w:tr w:rsidR="000A0618" w:rsidRPr="00E9315E" w14:paraId="6BB5E84C" w14:textId="77777777" w:rsidTr="000A0618">
        <w:tc>
          <w:tcPr>
            <w:tcW w:w="2955" w:type="dxa"/>
            <w:vMerge/>
          </w:tcPr>
          <w:p w14:paraId="58EB03DC" w14:textId="77777777" w:rsidR="000A0618" w:rsidRPr="00E9315E" w:rsidRDefault="000A0618" w:rsidP="00E9315E">
            <w:pPr>
              <w:spacing w:line="360" w:lineRule="auto"/>
              <w:rPr>
                <w:rFonts w:ascii="Times New Roman" w:hAnsi="Times New Roman" w:cs="Times New Roman"/>
                <w:sz w:val="26"/>
                <w:szCs w:val="26"/>
              </w:rPr>
            </w:pPr>
          </w:p>
        </w:tc>
        <w:tc>
          <w:tcPr>
            <w:tcW w:w="3300" w:type="dxa"/>
          </w:tcPr>
          <w:p w14:paraId="4AFFFB1E" w14:textId="77777777" w:rsidR="000A0618" w:rsidRPr="00E9315E" w:rsidRDefault="000A0618" w:rsidP="00E9315E">
            <w:pPr>
              <w:spacing w:line="360" w:lineRule="auto"/>
              <w:rPr>
                <w:rFonts w:ascii="Times New Roman" w:hAnsi="Times New Roman" w:cs="Times New Roman"/>
                <w:sz w:val="26"/>
                <w:szCs w:val="26"/>
              </w:rPr>
            </w:pPr>
            <w:r w:rsidRPr="00E9315E">
              <w:rPr>
                <w:rFonts w:ascii="Times New Roman" w:hAnsi="Times New Roman" w:cs="Times New Roman"/>
                <w:sz w:val="26"/>
                <w:szCs w:val="26"/>
              </w:rPr>
              <w:t>Lên kế hoạch cho giai đoạn lập trình.</w:t>
            </w:r>
          </w:p>
        </w:tc>
        <w:tc>
          <w:tcPr>
            <w:tcW w:w="855" w:type="dxa"/>
            <w:vMerge/>
          </w:tcPr>
          <w:p w14:paraId="595192D3" w14:textId="77777777" w:rsidR="000A0618" w:rsidRPr="00E9315E" w:rsidRDefault="000A0618" w:rsidP="00E9315E">
            <w:pPr>
              <w:spacing w:line="360" w:lineRule="auto"/>
              <w:rPr>
                <w:rFonts w:ascii="Times New Roman" w:hAnsi="Times New Roman" w:cs="Times New Roman"/>
                <w:sz w:val="26"/>
                <w:szCs w:val="26"/>
              </w:rPr>
            </w:pPr>
          </w:p>
        </w:tc>
        <w:tc>
          <w:tcPr>
            <w:tcW w:w="1410" w:type="dxa"/>
            <w:vMerge/>
          </w:tcPr>
          <w:p w14:paraId="297A9C32" w14:textId="77777777" w:rsidR="000A0618" w:rsidRPr="00E9315E" w:rsidRDefault="000A0618" w:rsidP="00E9315E">
            <w:pPr>
              <w:spacing w:line="360" w:lineRule="auto"/>
              <w:rPr>
                <w:rFonts w:ascii="Times New Roman" w:hAnsi="Times New Roman" w:cs="Times New Roman"/>
                <w:sz w:val="26"/>
                <w:szCs w:val="26"/>
              </w:rPr>
            </w:pPr>
          </w:p>
        </w:tc>
        <w:tc>
          <w:tcPr>
            <w:tcW w:w="1410" w:type="dxa"/>
            <w:vMerge/>
          </w:tcPr>
          <w:p w14:paraId="5FC6E116" w14:textId="77777777" w:rsidR="000A0618" w:rsidRPr="00E9315E" w:rsidRDefault="000A0618" w:rsidP="00E9315E">
            <w:pPr>
              <w:spacing w:line="360" w:lineRule="auto"/>
              <w:rPr>
                <w:rFonts w:ascii="Times New Roman" w:hAnsi="Times New Roman" w:cs="Times New Roman"/>
                <w:sz w:val="26"/>
                <w:szCs w:val="26"/>
              </w:rPr>
            </w:pPr>
          </w:p>
        </w:tc>
      </w:tr>
      <w:tr w:rsidR="000A0618" w:rsidRPr="00E9315E" w14:paraId="2D1AC190" w14:textId="77777777" w:rsidTr="000A0618">
        <w:trPr>
          <w:trHeight w:val="101"/>
        </w:trPr>
        <w:tc>
          <w:tcPr>
            <w:tcW w:w="2955" w:type="dxa"/>
            <w:vMerge w:val="restart"/>
          </w:tcPr>
          <w:p w14:paraId="3C9DAD9C" w14:textId="77777777" w:rsidR="000A0618" w:rsidRPr="00E9315E" w:rsidRDefault="000A0618" w:rsidP="00E9315E">
            <w:pPr>
              <w:spacing w:line="360" w:lineRule="auto"/>
              <w:rPr>
                <w:rFonts w:ascii="Times New Roman" w:hAnsi="Times New Roman" w:cs="Times New Roman"/>
                <w:sz w:val="26"/>
                <w:szCs w:val="26"/>
              </w:rPr>
            </w:pPr>
            <w:r w:rsidRPr="00E9315E">
              <w:rPr>
                <w:rFonts w:ascii="Times New Roman" w:hAnsi="Times New Roman" w:cs="Times New Roman"/>
                <w:sz w:val="26"/>
                <w:szCs w:val="26"/>
              </w:rPr>
              <w:t>Lập Trình và Sản Phẩm Cuối Cùng</w:t>
            </w:r>
          </w:p>
        </w:tc>
        <w:tc>
          <w:tcPr>
            <w:tcW w:w="3300" w:type="dxa"/>
          </w:tcPr>
          <w:p w14:paraId="081A1936" w14:textId="77777777" w:rsidR="000A0618" w:rsidRPr="00E9315E" w:rsidRDefault="000A0618" w:rsidP="00E9315E">
            <w:pPr>
              <w:spacing w:line="360" w:lineRule="auto"/>
              <w:rPr>
                <w:rFonts w:ascii="Times New Roman" w:hAnsi="Times New Roman" w:cs="Times New Roman"/>
                <w:sz w:val="26"/>
                <w:szCs w:val="26"/>
              </w:rPr>
            </w:pPr>
            <w:r w:rsidRPr="00E9315E">
              <w:rPr>
                <w:rFonts w:ascii="Times New Roman" w:hAnsi="Times New Roman" w:cs="Times New Roman"/>
                <w:sz w:val="26"/>
                <w:szCs w:val="26"/>
              </w:rPr>
              <w:t>Bắt đầu quá trình lập trình.</w:t>
            </w:r>
          </w:p>
        </w:tc>
        <w:tc>
          <w:tcPr>
            <w:tcW w:w="855" w:type="dxa"/>
            <w:vMerge w:val="restart"/>
          </w:tcPr>
          <w:p w14:paraId="6C45D06E" w14:textId="77777777" w:rsidR="000A0618" w:rsidRPr="00E9315E" w:rsidRDefault="000A0618" w:rsidP="00E9315E">
            <w:pPr>
              <w:spacing w:line="360" w:lineRule="auto"/>
              <w:rPr>
                <w:rFonts w:ascii="Times New Roman" w:hAnsi="Times New Roman" w:cs="Times New Roman"/>
                <w:sz w:val="26"/>
                <w:szCs w:val="26"/>
              </w:rPr>
            </w:pPr>
            <w:r w:rsidRPr="00E9315E">
              <w:rPr>
                <w:rFonts w:ascii="Times New Roman" w:hAnsi="Times New Roman" w:cs="Times New Roman"/>
                <w:sz w:val="26"/>
                <w:szCs w:val="26"/>
              </w:rPr>
              <w:t>2 tuần</w:t>
            </w:r>
          </w:p>
        </w:tc>
        <w:tc>
          <w:tcPr>
            <w:tcW w:w="1410" w:type="dxa"/>
            <w:vMerge w:val="restart"/>
          </w:tcPr>
          <w:p w14:paraId="4D5A056B" w14:textId="77777777" w:rsidR="000A0618" w:rsidRPr="00E9315E" w:rsidRDefault="000A0618" w:rsidP="00E9315E">
            <w:pPr>
              <w:spacing w:line="360" w:lineRule="auto"/>
              <w:rPr>
                <w:rFonts w:ascii="Times New Roman" w:hAnsi="Times New Roman" w:cs="Times New Roman"/>
                <w:sz w:val="26"/>
                <w:szCs w:val="26"/>
              </w:rPr>
            </w:pPr>
            <w:r w:rsidRPr="00E9315E">
              <w:rPr>
                <w:rFonts w:ascii="Times New Roman" w:hAnsi="Times New Roman" w:cs="Times New Roman"/>
                <w:sz w:val="26"/>
                <w:szCs w:val="26"/>
              </w:rPr>
              <w:t>23/10/2023</w:t>
            </w:r>
          </w:p>
        </w:tc>
        <w:tc>
          <w:tcPr>
            <w:tcW w:w="1410" w:type="dxa"/>
            <w:vMerge w:val="restart"/>
          </w:tcPr>
          <w:p w14:paraId="118EC4A6" w14:textId="77777777" w:rsidR="000A0618" w:rsidRPr="00E9315E" w:rsidRDefault="000A0618" w:rsidP="00E9315E">
            <w:pPr>
              <w:spacing w:line="360" w:lineRule="auto"/>
              <w:rPr>
                <w:rFonts w:ascii="Times New Roman" w:hAnsi="Times New Roman" w:cs="Times New Roman"/>
                <w:sz w:val="26"/>
                <w:szCs w:val="26"/>
              </w:rPr>
            </w:pPr>
            <w:r w:rsidRPr="00E9315E">
              <w:rPr>
                <w:rFonts w:ascii="Times New Roman" w:hAnsi="Times New Roman" w:cs="Times New Roman"/>
                <w:sz w:val="26"/>
                <w:szCs w:val="26"/>
              </w:rPr>
              <w:t>4/11/2023</w:t>
            </w:r>
          </w:p>
        </w:tc>
      </w:tr>
      <w:tr w:rsidR="000A0618" w:rsidRPr="00E9315E" w14:paraId="1F895E5D" w14:textId="77777777" w:rsidTr="000A0618">
        <w:trPr>
          <w:trHeight w:val="360"/>
        </w:trPr>
        <w:tc>
          <w:tcPr>
            <w:tcW w:w="2955" w:type="dxa"/>
            <w:vMerge/>
          </w:tcPr>
          <w:p w14:paraId="7680800F" w14:textId="77777777" w:rsidR="000A0618" w:rsidRPr="00E9315E" w:rsidRDefault="000A0618" w:rsidP="00E9315E">
            <w:pPr>
              <w:spacing w:line="360" w:lineRule="auto"/>
              <w:rPr>
                <w:rFonts w:ascii="Times New Roman" w:hAnsi="Times New Roman" w:cs="Times New Roman"/>
                <w:sz w:val="26"/>
                <w:szCs w:val="26"/>
              </w:rPr>
            </w:pPr>
          </w:p>
        </w:tc>
        <w:tc>
          <w:tcPr>
            <w:tcW w:w="3300" w:type="dxa"/>
          </w:tcPr>
          <w:p w14:paraId="3ABDBBFB" w14:textId="77777777" w:rsidR="000A0618" w:rsidRPr="00E9315E" w:rsidRDefault="000A0618" w:rsidP="00E9315E">
            <w:pPr>
              <w:spacing w:line="360" w:lineRule="auto"/>
              <w:rPr>
                <w:rFonts w:ascii="Times New Roman" w:hAnsi="Times New Roman" w:cs="Times New Roman"/>
                <w:sz w:val="26"/>
                <w:szCs w:val="26"/>
              </w:rPr>
            </w:pPr>
            <w:r w:rsidRPr="00E9315E">
              <w:rPr>
                <w:rFonts w:ascii="Times New Roman" w:hAnsi="Times New Roman" w:cs="Times New Roman"/>
                <w:sz w:val="26"/>
                <w:szCs w:val="26"/>
              </w:rPr>
              <w:t>Kiểm tra tích hợp các thành phần của hệ thống</w:t>
            </w:r>
          </w:p>
        </w:tc>
        <w:tc>
          <w:tcPr>
            <w:tcW w:w="855" w:type="dxa"/>
            <w:vMerge/>
          </w:tcPr>
          <w:p w14:paraId="1BE161D4" w14:textId="77777777" w:rsidR="000A0618" w:rsidRPr="00E9315E" w:rsidRDefault="000A0618" w:rsidP="00E9315E">
            <w:pPr>
              <w:spacing w:line="360" w:lineRule="auto"/>
              <w:rPr>
                <w:rFonts w:ascii="Times New Roman" w:hAnsi="Times New Roman" w:cs="Times New Roman"/>
                <w:sz w:val="26"/>
                <w:szCs w:val="26"/>
              </w:rPr>
            </w:pPr>
          </w:p>
        </w:tc>
        <w:tc>
          <w:tcPr>
            <w:tcW w:w="1410" w:type="dxa"/>
            <w:vMerge/>
          </w:tcPr>
          <w:p w14:paraId="3072CD18" w14:textId="77777777" w:rsidR="000A0618" w:rsidRPr="00E9315E" w:rsidRDefault="000A0618" w:rsidP="00E9315E">
            <w:pPr>
              <w:spacing w:line="360" w:lineRule="auto"/>
              <w:rPr>
                <w:rFonts w:ascii="Times New Roman" w:hAnsi="Times New Roman" w:cs="Times New Roman"/>
                <w:sz w:val="26"/>
                <w:szCs w:val="26"/>
              </w:rPr>
            </w:pPr>
          </w:p>
        </w:tc>
        <w:tc>
          <w:tcPr>
            <w:tcW w:w="1410" w:type="dxa"/>
            <w:vMerge/>
          </w:tcPr>
          <w:p w14:paraId="3F32EBB5" w14:textId="77777777" w:rsidR="000A0618" w:rsidRPr="00E9315E" w:rsidRDefault="000A0618" w:rsidP="00E9315E">
            <w:pPr>
              <w:spacing w:line="360" w:lineRule="auto"/>
              <w:rPr>
                <w:rFonts w:ascii="Times New Roman" w:hAnsi="Times New Roman" w:cs="Times New Roman"/>
                <w:sz w:val="26"/>
                <w:szCs w:val="26"/>
              </w:rPr>
            </w:pPr>
          </w:p>
        </w:tc>
      </w:tr>
      <w:tr w:rsidR="000A0618" w:rsidRPr="00E9315E" w14:paraId="0B069B64" w14:textId="77777777" w:rsidTr="000A0618">
        <w:trPr>
          <w:trHeight w:val="767"/>
        </w:trPr>
        <w:tc>
          <w:tcPr>
            <w:tcW w:w="2955" w:type="dxa"/>
            <w:vMerge/>
          </w:tcPr>
          <w:p w14:paraId="73F5E6EE" w14:textId="77777777" w:rsidR="000A0618" w:rsidRPr="00E9315E" w:rsidRDefault="000A0618" w:rsidP="00E9315E">
            <w:pPr>
              <w:spacing w:line="360" w:lineRule="auto"/>
              <w:rPr>
                <w:rFonts w:ascii="Times New Roman" w:hAnsi="Times New Roman" w:cs="Times New Roman"/>
                <w:sz w:val="26"/>
                <w:szCs w:val="26"/>
              </w:rPr>
            </w:pPr>
          </w:p>
        </w:tc>
        <w:tc>
          <w:tcPr>
            <w:tcW w:w="3300" w:type="dxa"/>
          </w:tcPr>
          <w:p w14:paraId="3BA92DCD" w14:textId="77777777" w:rsidR="000A0618" w:rsidRPr="00E9315E" w:rsidRDefault="000A0618" w:rsidP="00E9315E">
            <w:pPr>
              <w:spacing w:line="360" w:lineRule="auto"/>
              <w:rPr>
                <w:rFonts w:ascii="Times New Roman" w:hAnsi="Times New Roman" w:cs="Times New Roman"/>
                <w:sz w:val="26"/>
                <w:szCs w:val="26"/>
              </w:rPr>
            </w:pPr>
            <w:r w:rsidRPr="00E9315E">
              <w:rPr>
                <w:rFonts w:ascii="Times New Roman" w:hAnsi="Times New Roman" w:cs="Times New Roman"/>
                <w:sz w:val="26"/>
                <w:szCs w:val="26"/>
              </w:rPr>
              <w:t>Hoàn thiện lập trình và tích hợp hệ thống.</w:t>
            </w:r>
          </w:p>
        </w:tc>
        <w:tc>
          <w:tcPr>
            <w:tcW w:w="855" w:type="dxa"/>
            <w:vMerge/>
          </w:tcPr>
          <w:p w14:paraId="644ED654" w14:textId="77777777" w:rsidR="000A0618" w:rsidRPr="00E9315E" w:rsidRDefault="000A0618" w:rsidP="00E9315E">
            <w:pPr>
              <w:spacing w:line="360" w:lineRule="auto"/>
              <w:rPr>
                <w:rFonts w:ascii="Times New Roman" w:hAnsi="Times New Roman" w:cs="Times New Roman"/>
                <w:sz w:val="26"/>
                <w:szCs w:val="26"/>
              </w:rPr>
            </w:pPr>
          </w:p>
        </w:tc>
        <w:tc>
          <w:tcPr>
            <w:tcW w:w="1410" w:type="dxa"/>
            <w:vMerge/>
          </w:tcPr>
          <w:p w14:paraId="3F8151F2" w14:textId="77777777" w:rsidR="000A0618" w:rsidRPr="00E9315E" w:rsidRDefault="000A0618" w:rsidP="00E9315E">
            <w:pPr>
              <w:spacing w:line="360" w:lineRule="auto"/>
              <w:rPr>
                <w:rFonts w:ascii="Times New Roman" w:hAnsi="Times New Roman" w:cs="Times New Roman"/>
                <w:sz w:val="26"/>
                <w:szCs w:val="26"/>
              </w:rPr>
            </w:pPr>
          </w:p>
        </w:tc>
        <w:tc>
          <w:tcPr>
            <w:tcW w:w="1410" w:type="dxa"/>
            <w:vMerge/>
          </w:tcPr>
          <w:p w14:paraId="5F318D4D" w14:textId="77777777" w:rsidR="000A0618" w:rsidRPr="00E9315E" w:rsidRDefault="000A0618" w:rsidP="00E9315E">
            <w:pPr>
              <w:spacing w:line="360" w:lineRule="auto"/>
              <w:rPr>
                <w:rFonts w:ascii="Times New Roman" w:hAnsi="Times New Roman" w:cs="Times New Roman"/>
                <w:sz w:val="26"/>
                <w:szCs w:val="26"/>
              </w:rPr>
            </w:pPr>
          </w:p>
        </w:tc>
      </w:tr>
      <w:tr w:rsidR="000A0618" w:rsidRPr="00E9315E" w14:paraId="346715A0" w14:textId="77777777" w:rsidTr="000A0618">
        <w:trPr>
          <w:trHeight w:val="405"/>
        </w:trPr>
        <w:tc>
          <w:tcPr>
            <w:tcW w:w="2955" w:type="dxa"/>
            <w:vMerge/>
          </w:tcPr>
          <w:p w14:paraId="17840BB2" w14:textId="77777777" w:rsidR="000A0618" w:rsidRPr="00E9315E" w:rsidRDefault="000A0618" w:rsidP="00E9315E">
            <w:pPr>
              <w:spacing w:line="360" w:lineRule="auto"/>
              <w:rPr>
                <w:rFonts w:ascii="Times New Roman" w:hAnsi="Times New Roman" w:cs="Times New Roman"/>
                <w:sz w:val="26"/>
                <w:szCs w:val="26"/>
              </w:rPr>
            </w:pPr>
          </w:p>
        </w:tc>
        <w:tc>
          <w:tcPr>
            <w:tcW w:w="3300" w:type="dxa"/>
          </w:tcPr>
          <w:p w14:paraId="3FC16044" w14:textId="77777777" w:rsidR="000A0618" w:rsidRPr="00E9315E" w:rsidRDefault="000A0618" w:rsidP="00E9315E">
            <w:pPr>
              <w:spacing w:line="360" w:lineRule="auto"/>
              <w:rPr>
                <w:rFonts w:ascii="Times New Roman" w:hAnsi="Times New Roman" w:cs="Times New Roman"/>
                <w:sz w:val="26"/>
                <w:szCs w:val="26"/>
              </w:rPr>
            </w:pPr>
            <w:r w:rsidRPr="00E9315E">
              <w:rPr>
                <w:rFonts w:ascii="Times New Roman" w:hAnsi="Times New Roman" w:cs="Times New Roman"/>
                <w:sz w:val="26"/>
                <w:szCs w:val="26"/>
              </w:rPr>
              <w:t>Thực hiện kiểm thử và sửa lỗi.</w:t>
            </w:r>
          </w:p>
        </w:tc>
        <w:tc>
          <w:tcPr>
            <w:tcW w:w="855" w:type="dxa"/>
            <w:vMerge/>
          </w:tcPr>
          <w:p w14:paraId="7896D7CF" w14:textId="77777777" w:rsidR="000A0618" w:rsidRPr="00E9315E" w:rsidRDefault="000A0618" w:rsidP="00E9315E">
            <w:pPr>
              <w:spacing w:line="360" w:lineRule="auto"/>
              <w:rPr>
                <w:rFonts w:ascii="Times New Roman" w:hAnsi="Times New Roman" w:cs="Times New Roman"/>
                <w:sz w:val="26"/>
                <w:szCs w:val="26"/>
              </w:rPr>
            </w:pPr>
          </w:p>
        </w:tc>
        <w:tc>
          <w:tcPr>
            <w:tcW w:w="1410" w:type="dxa"/>
            <w:vMerge/>
          </w:tcPr>
          <w:p w14:paraId="4DE20880" w14:textId="77777777" w:rsidR="000A0618" w:rsidRPr="00E9315E" w:rsidRDefault="000A0618" w:rsidP="00E9315E">
            <w:pPr>
              <w:spacing w:line="360" w:lineRule="auto"/>
              <w:rPr>
                <w:rFonts w:ascii="Times New Roman" w:hAnsi="Times New Roman" w:cs="Times New Roman"/>
                <w:sz w:val="26"/>
                <w:szCs w:val="26"/>
              </w:rPr>
            </w:pPr>
          </w:p>
        </w:tc>
        <w:tc>
          <w:tcPr>
            <w:tcW w:w="1410" w:type="dxa"/>
            <w:vMerge/>
          </w:tcPr>
          <w:p w14:paraId="736CEA58" w14:textId="77777777" w:rsidR="000A0618" w:rsidRPr="00E9315E" w:rsidRDefault="000A0618" w:rsidP="00E9315E">
            <w:pPr>
              <w:spacing w:line="360" w:lineRule="auto"/>
              <w:rPr>
                <w:rFonts w:ascii="Times New Roman" w:hAnsi="Times New Roman" w:cs="Times New Roman"/>
                <w:sz w:val="26"/>
                <w:szCs w:val="26"/>
              </w:rPr>
            </w:pPr>
          </w:p>
        </w:tc>
      </w:tr>
      <w:tr w:rsidR="000A0618" w:rsidRPr="00E9315E" w14:paraId="2D09D9EA" w14:textId="77777777" w:rsidTr="000A0618">
        <w:tc>
          <w:tcPr>
            <w:tcW w:w="2955" w:type="dxa"/>
            <w:vMerge/>
          </w:tcPr>
          <w:p w14:paraId="71B56514" w14:textId="77777777" w:rsidR="000A0618" w:rsidRPr="00E9315E" w:rsidRDefault="000A0618" w:rsidP="00E9315E">
            <w:pPr>
              <w:spacing w:line="360" w:lineRule="auto"/>
              <w:rPr>
                <w:rFonts w:ascii="Times New Roman" w:hAnsi="Times New Roman" w:cs="Times New Roman"/>
                <w:sz w:val="26"/>
                <w:szCs w:val="26"/>
              </w:rPr>
            </w:pPr>
          </w:p>
        </w:tc>
        <w:tc>
          <w:tcPr>
            <w:tcW w:w="3300" w:type="dxa"/>
          </w:tcPr>
          <w:p w14:paraId="56F394D1" w14:textId="77777777" w:rsidR="000A0618" w:rsidRPr="00E9315E" w:rsidRDefault="000A0618" w:rsidP="00E9315E">
            <w:pPr>
              <w:spacing w:line="360" w:lineRule="auto"/>
              <w:rPr>
                <w:rFonts w:ascii="Times New Roman" w:hAnsi="Times New Roman" w:cs="Times New Roman"/>
                <w:sz w:val="26"/>
                <w:szCs w:val="26"/>
              </w:rPr>
            </w:pPr>
            <w:r w:rsidRPr="00E9315E">
              <w:rPr>
                <w:rFonts w:ascii="Times New Roman" w:hAnsi="Times New Roman" w:cs="Times New Roman"/>
                <w:sz w:val="26"/>
                <w:szCs w:val="26"/>
              </w:rPr>
              <w:t>Triển khai sản phẩm cuối cùng.</w:t>
            </w:r>
          </w:p>
        </w:tc>
        <w:tc>
          <w:tcPr>
            <w:tcW w:w="855" w:type="dxa"/>
            <w:vMerge/>
          </w:tcPr>
          <w:p w14:paraId="59A10D23" w14:textId="77777777" w:rsidR="000A0618" w:rsidRPr="00E9315E" w:rsidRDefault="000A0618" w:rsidP="00E9315E">
            <w:pPr>
              <w:spacing w:line="360" w:lineRule="auto"/>
              <w:rPr>
                <w:rFonts w:ascii="Times New Roman" w:hAnsi="Times New Roman" w:cs="Times New Roman"/>
                <w:sz w:val="26"/>
                <w:szCs w:val="26"/>
              </w:rPr>
            </w:pPr>
          </w:p>
        </w:tc>
        <w:tc>
          <w:tcPr>
            <w:tcW w:w="1410" w:type="dxa"/>
            <w:vMerge/>
          </w:tcPr>
          <w:p w14:paraId="1281D12F" w14:textId="77777777" w:rsidR="000A0618" w:rsidRPr="00E9315E" w:rsidRDefault="000A0618" w:rsidP="00E9315E">
            <w:pPr>
              <w:spacing w:line="360" w:lineRule="auto"/>
              <w:rPr>
                <w:rFonts w:ascii="Times New Roman" w:hAnsi="Times New Roman" w:cs="Times New Roman"/>
                <w:sz w:val="26"/>
                <w:szCs w:val="26"/>
              </w:rPr>
            </w:pPr>
          </w:p>
        </w:tc>
        <w:tc>
          <w:tcPr>
            <w:tcW w:w="1410" w:type="dxa"/>
            <w:vMerge/>
          </w:tcPr>
          <w:p w14:paraId="1942A6E8" w14:textId="77777777" w:rsidR="000A0618" w:rsidRPr="00E9315E" w:rsidRDefault="000A0618" w:rsidP="00E9315E">
            <w:pPr>
              <w:spacing w:line="360" w:lineRule="auto"/>
              <w:rPr>
                <w:rFonts w:ascii="Times New Roman" w:hAnsi="Times New Roman" w:cs="Times New Roman"/>
                <w:sz w:val="26"/>
                <w:szCs w:val="26"/>
              </w:rPr>
            </w:pPr>
          </w:p>
        </w:tc>
      </w:tr>
      <w:tr w:rsidR="000A0618" w:rsidRPr="00E9315E" w14:paraId="33A58225" w14:textId="77777777" w:rsidTr="000A0618">
        <w:tc>
          <w:tcPr>
            <w:tcW w:w="2955" w:type="dxa"/>
          </w:tcPr>
          <w:p w14:paraId="6DF9B25B" w14:textId="77777777" w:rsidR="000A0618" w:rsidRPr="00E9315E" w:rsidRDefault="000A0618" w:rsidP="00E9315E">
            <w:pPr>
              <w:spacing w:line="360" w:lineRule="auto"/>
              <w:rPr>
                <w:rFonts w:ascii="Times New Roman" w:hAnsi="Times New Roman" w:cs="Times New Roman"/>
                <w:sz w:val="26"/>
                <w:szCs w:val="26"/>
              </w:rPr>
            </w:pPr>
            <w:r w:rsidRPr="00E9315E">
              <w:rPr>
                <w:rFonts w:ascii="Times New Roman" w:hAnsi="Times New Roman" w:cs="Times New Roman"/>
                <w:sz w:val="26"/>
                <w:szCs w:val="26"/>
              </w:rPr>
              <w:t>Đánh Giá và Báo Cáo</w:t>
            </w:r>
          </w:p>
        </w:tc>
        <w:tc>
          <w:tcPr>
            <w:tcW w:w="3300" w:type="dxa"/>
          </w:tcPr>
          <w:p w14:paraId="1F3C50C9" w14:textId="77777777" w:rsidR="000A0618" w:rsidRPr="00E9315E" w:rsidRDefault="000A0618" w:rsidP="00E9315E">
            <w:pPr>
              <w:spacing w:line="360" w:lineRule="auto"/>
              <w:rPr>
                <w:rFonts w:ascii="Times New Roman" w:hAnsi="Times New Roman" w:cs="Times New Roman"/>
                <w:sz w:val="26"/>
                <w:szCs w:val="26"/>
              </w:rPr>
            </w:pPr>
          </w:p>
        </w:tc>
        <w:tc>
          <w:tcPr>
            <w:tcW w:w="855" w:type="dxa"/>
          </w:tcPr>
          <w:p w14:paraId="67F3EF15" w14:textId="77777777" w:rsidR="000A0618" w:rsidRPr="00E9315E" w:rsidRDefault="000A0618" w:rsidP="00E9315E">
            <w:pPr>
              <w:spacing w:line="360" w:lineRule="auto"/>
              <w:rPr>
                <w:rFonts w:ascii="Times New Roman" w:hAnsi="Times New Roman" w:cs="Times New Roman"/>
                <w:sz w:val="26"/>
                <w:szCs w:val="26"/>
              </w:rPr>
            </w:pPr>
            <w:r w:rsidRPr="00E9315E">
              <w:rPr>
                <w:rFonts w:ascii="Times New Roman" w:hAnsi="Times New Roman" w:cs="Times New Roman"/>
                <w:sz w:val="26"/>
                <w:szCs w:val="26"/>
              </w:rPr>
              <w:t>1 tuần</w:t>
            </w:r>
          </w:p>
        </w:tc>
        <w:tc>
          <w:tcPr>
            <w:tcW w:w="1410" w:type="dxa"/>
          </w:tcPr>
          <w:p w14:paraId="1427DE16" w14:textId="77777777" w:rsidR="000A0618" w:rsidRPr="00E9315E" w:rsidRDefault="000A0618" w:rsidP="00E9315E">
            <w:pPr>
              <w:spacing w:line="360" w:lineRule="auto"/>
              <w:rPr>
                <w:rFonts w:ascii="Times New Roman" w:hAnsi="Times New Roman" w:cs="Times New Roman"/>
                <w:sz w:val="26"/>
                <w:szCs w:val="26"/>
              </w:rPr>
            </w:pPr>
            <w:r w:rsidRPr="00E9315E">
              <w:rPr>
                <w:rFonts w:ascii="Times New Roman" w:hAnsi="Times New Roman" w:cs="Times New Roman"/>
                <w:sz w:val="26"/>
                <w:szCs w:val="26"/>
              </w:rPr>
              <w:t>5/11/2023</w:t>
            </w:r>
          </w:p>
        </w:tc>
        <w:tc>
          <w:tcPr>
            <w:tcW w:w="1410" w:type="dxa"/>
          </w:tcPr>
          <w:p w14:paraId="587FA338" w14:textId="77777777" w:rsidR="000A0618" w:rsidRPr="00E9315E" w:rsidRDefault="000A0618" w:rsidP="00E9315E">
            <w:pPr>
              <w:spacing w:line="360" w:lineRule="auto"/>
              <w:rPr>
                <w:rFonts w:ascii="Times New Roman" w:hAnsi="Times New Roman" w:cs="Times New Roman"/>
                <w:sz w:val="26"/>
                <w:szCs w:val="26"/>
              </w:rPr>
            </w:pPr>
            <w:r w:rsidRPr="00E9315E">
              <w:rPr>
                <w:rFonts w:ascii="Times New Roman" w:hAnsi="Times New Roman" w:cs="Times New Roman"/>
                <w:sz w:val="26"/>
                <w:szCs w:val="26"/>
              </w:rPr>
              <w:t>15/11/2023</w:t>
            </w:r>
          </w:p>
        </w:tc>
      </w:tr>
    </w:tbl>
    <w:p w14:paraId="2D88FB7B" w14:textId="77777777" w:rsidR="000A0618" w:rsidRPr="00E9315E" w:rsidRDefault="000A0618" w:rsidP="00E9315E">
      <w:pPr>
        <w:spacing w:line="360" w:lineRule="auto"/>
        <w:rPr>
          <w:rFonts w:ascii="Times New Roman" w:hAnsi="Times New Roman" w:cs="Times New Roman"/>
          <w:sz w:val="26"/>
        </w:rPr>
      </w:pPr>
    </w:p>
    <w:p w14:paraId="5454FC93" w14:textId="77777777" w:rsidR="00AE7885" w:rsidRPr="00E9315E" w:rsidRDefault="008B0432" w:rsidP="00E9315E">
      <w:pPr>
        <w:pStyle w:val="Heading1"/>
        <w:keepLines w:val="0"/>
        <w:spacing w:before="240" w:after="240" w:line="360" w:lineRule="auto"/>
        <w:ind w:left="567"/>
        <w:jc w:val="center"/>
        <w:rPr>
          <w:rFonts w:ascii="Times New Roman" w:hAnsi="Times New Roman" w:cs="Times New Roman"/>
          <w:b/>
          <w:sz w:val="26"/>
          <w:szCs w:val="26"/>
        </w:rPr>
      </w:pPr>
      <w:r w:rsidRPr="00E9315E">
        <w:rPr>
          <w:rFonts w:ascii="Times New Roman" w:hAnsi="Times New Roman" w:cs="Times New Roman"/>
          <w:sz w:val="26"/>
        </w:rPr>
        <w:br w:type="page"/>
      </w:r>
    </w:p>
    <w:p w14:paraId="5B6A812C" w14:textId="2D76A344" w:rsidR="00AE7885" w:rsidRPr="00E9315E" w:rsidRDefault="008B0432" w:rsidP="00E9315E">
      <w:pPr>
        <w:pStyle w:val="Heading1"/>
        <w:keepLines w:val="0"/>
        <w:spacing w:before="240" w:after="360" w:line="360" w:lineRule="auto"/>
        <w:ind w:left="567"/>
        <w:jc w:val="center"/>
        <w:rPr>
          <w:rFonts w:ascii="Times New Roman" w:hAnsi="Times New Roman" w:cs="Times New Roman"/>
          <w:b/>
          <w:sz w:val="32"/>
          <w:szCs w:val="32"/>
        </w:rPr>
      </w:pPr>
      <w:bookmarkStart w:id="9" w:name="_rqr665paong" w:colFirst="0" w:colLast="0"/>
      <w:bookmarkStart w:id="10" w:name="_Toc150318048"/>
      <w:bookmarkEnd w:id="9"/>
      <w:r w:rsidRPr="00E9315E">
        <w:rPr>
          <w:rFonts w:ascii="Times New Roman" w:hAnsi="Times New Roman" w:cs="Times New Roman"/>
          <w:b/>
          <w:sz w:val="32"/>
          <w:szCs w:val="32"/>
        </w:rPr>
        <w:lastRenderedPageBreak/>
        <w:t>MỤC LỤC</w:t>
      </w:r>
      <w:bookmarkEnd w:id="10"/>
    </w:p>
    <w:sdt>
      <w:sdtPr>
        <w:rPr>
          <w:rFonts w:ascii="Times New Roman" w:eastAsia="Arial" w:hAnsi="Times New Roman" w:cs="Times New Roman"/>
          <w:color w:val="auto"/>
          <w:sz w:val="26"/>
          <w:szCs w:val="22"/>
          <w:lang w:val="vi"/>
        </w:rPr>
        <w:id w:val="-1794896544"/>
        <w:docPartObj>
          <w:docPartGallery w:val="Table of Contents"/>
          <w:docPartUnique/>
        </w:docPartObj>
      </w:sdtPr>
      <w:sdtEndPr>
        <w:rPr>
          <w:b/>
          <w:bCs/>
          <w:noProof/>
        </w:rPr>
      </w:sdtEndPr>
      <w:sdtContent>
        <w:p w14:paraId="56D48F57" w14:textId="328E2175" w:rsidR="00A973BC" w:rsidRPr="00E9315E" w:rsidRDefault="00A973BC" w:rsidP="00E9315E">
          <w:pPr>
            <w:pStyle w:val="TOCHeading"/>
            <w:spacing w:line="360" w:lineRule="auto"/>
            <w:rPr>
              <w:rFonts w:ascii="Times New Roman" w:hAnsi="Times New Roman" w:cs="Times New Roman"/>
              <w:color w:val="auto"/>
              <w:sz w:val="26"/>
              <w:szCs w:val="26"/>
            </w:rPr>
          </w:pPr>
          <w:r w:rsidRPr="00E9315E">
            <w:rPr>
              <w:rFonts w:ascii="Times New Roman" w:hAnsi="Times New Roman" w:cs="Times New Roman"/>
              <w:color w:val="auto"/>
              <w:sz w:val="26"/>
              <w:szCs w:val="26"/>
            </w:rPr>
            <w:t>Contents</w:t>
          </w:r>
        </w:p>
        <w:p w14:paraId="54FD9122" w14:textId="52D3A14E" w:rsidR="00605B32" w:rsidRDefault="00A973BC">
          <w:pPr>
            <w:pStyle w:val="TOC1"/>
            <w:tabs>
              <w:tab w:val="right" w:leader="dot" w:pos="9019"/>
            </w:tabs>
            <w:rPr>
              <w:rFonts w:asciiTheme="minorHAnsi" w:eastAsiaTheme="minorEastAsia" w:hAnsiTheme="minorHAnsi" w:cstheme="minorBidi"/>
              <w:noProof/>
              <w:lang w:val="en-US"/>
            </w:rPr>
          </w:pPr>
          <w:r w:rsidRPr="00E9315E">
            <w:rPr>
              <w:rFonts w:ascii="Times New Roman" w:hAnsi="Times New Roman" w:cs="Times New Roman"/>
              <w:sz w:val="26"/>
              <w:szCs w:val="26"/>
            </w:rPr>
            <w:fldChar w:fldCharType="begin"/>
          </w:r>
          <w:r w:rsidRPr="00E9315E">
            <w:rPr>
              <w:rFonts w:ascii="Times New Roman" w:hAnsi="Times New Roman" w:cs="Times New Roman"/>
              <w:sz w:val="26"/>
              <w:szCs w:val="26"/>
            </w:rPr>
            <w:instrText xml:space="preserve"> TOC \o "1-3" \h \z \u </w:instrText>
          </w:r>
          <w:r w:rsidRPr="00E9315E">
            <w:rPr>
              <w:rFonts w:ascii="Times New Roman" w:hAnsi="Times New Roman" w:cs="Times New Roman"/>
              <w:sz w:val="26"/>
              <w:szCs w:val="26"/>
            </w:rPr>
            <w:fldChar w:fldCharType="separate"/>
          </w:r>
          <w:hyperlink w:anchor="_Toc150318044" w:history="1">
            <w:r w:rsidR="00605B32" w:rsidRPr="00811BEA">
              <w:rPr>
                <w:rStyle w:val="Hyperlink"/>
                <w:rFonts w:ascii="Times New Roman" w:hAnsi="Times New Roman" w:cs="Times New Roman"/>
                <w:b/>
                <w:noProof/>
              </w:rPr>
              <w:t>LỜI CAM KẾT</w:t>
            </w:r>
            <w:r w:rsidR="00605B32">
              <w:rPr>
                <w:noProof/>
                <w:webHidden/>
              </w:rPr>
              <w:tab/>
            </w:r>
            <w:r w:rsidR="00605B32">
              <w:rPr>
                <w:noProof/>
                <w:webHidden/>
              </w:rPr>
              <w:fldChar w:fldCharType="begin"/>
            </w:r>
            <w:r w:rsidR="00605B32">
              <w:rPr>
                <w:noProof/>
                <w:webHidden/>
              </w:rPr>
              <w:instrText xml:space="preserve"> PAGEREF _Toc150318044 \h </w:instrText>
            </w:r>
            <w:r w:rsidR="00605B32">
              <w:rPr>
                <w:noProof/>
                <w:webHidden/>
              </w:rPr>
            </w:r>
            <w:r w:rsidR="00605B32">
              <w:rPr>
                <w:noProof/>
                <w:webHidden/>
              </w:rPr>
              <w:fldChar w:fldCharType="separate"/>
            </w:r>
            <w:r w:rsidR="00605B32">
              <w:rPr>
                <w:noProof/>
                <w:webHidden/>
              </w:rPr>
              <w:t>2</w:t>
            </w:r>
            <w:r w:rsidR="00605B32">
              <w:rPr>
                <w:noProof/>
                <w:webHidden/>
              </w:rPr>
              <w:fldChar w:fldCharType="end"/>
            </w:r>
          </w:hyperlink>
        </w:p>
        <w:p w14:paraId="1EB5A723" w14:textId="45A03D3E" w:rsidR="00605B32" w:rsidRDefault="00625E40">
          <w:pPr>
            <w:pStyle w:val="TOC1"/>
            <w:tabs>
              <w:tab w:val="right" w:leader="dot" w:pos="9019"/>
            </w:tabs>
            <w:rPr>
              <w:rFonts w:asciiTheme="minorHAnsi" w:eastAsiaTheme="minorEastAsia" w:hAnsiTheme="minorHAnsi" w:cstheme="minorBidi"/>
              <w:noProof/>
              <w:lang w:val="en-US"/>
            </w:rPr>
          </w:pPr>
          <w:hyperlink w:anchor="_Toc150318045" w:history="1">
            <w:r w:rsidR="00605B32" w:rsidRPr="00811BEA">
              <w:rPr>
                <w:rStyle w:val="Hyperlink"/>
                <w:rFonts w:ascii="Times New Roman" w:hAnsi="Times New Roman" w:cs="Times New Roman"/>
                <w:b/>
                <w:noProof/>
              </w:rPr>
              <w:t>LỜI NÓI ĐẦU</w:t>
            </w:r>
            <w:r w:rsidR="00605B32">
              <w:rPr>
                <w:noProof/>
                <w:webHidden/>
              </w:rPr>
              <w:tab/>
            </w:r>
            <w:r w:rsidR="00605B32">
              <w:rPr>
                <w:noProof/>
                <w:webHidden/>
              </w:rPr>
              <w:fldChar w:fldCharType="begin"/>
            </w:r>
            <w:r w:rsidR="00605B32">
              <w:rPr>
                <w:noProof/>
                <w:webHidden/>
              </w:rPr>
              <w:instrText xml:space="preserve"> PAGEREF _Toc150318045 \h </w:instrText>
            </w:r>
            <w:r w:rsidR="00605B32">
              <w:rPr>
                <w:noProof/>
                <w:webHidden/>
              </w:rPr>
            </w:r>
            <w:r w:rsidR="00605B32">
              <w:rPr>
                <w:noProof/>
                <w:webHidden/>
              </w:rPr>
              <w:fldChar w:fldCharType="separate"/>
            </w:r>
            <w:r w:rsidR="00605B32">
              <w:rPr>
                <w:noProof/>
                <w:webHidden/>
              </w:rPr>
              <w:t>3</w:t>
            </w:r>
            <w:r w:rsidR="00605B32">
              <w:rPr>
                <w:noProof/>
                <w:webHidden/>
              </w:rPr>
              <w:fldChar w:fldCharType="end"/>
            </w:r>
          </w:hyperlink>
        </w:p>
        <w:p w14:paraId="39D99EC4" w14:textId="14E8EE59" w:rsidR="00605B32" w:rsidRDefault="00625E40">
          <w:pPr>
            <w:pStyle w:val="TOC1"/>
            <w:tabs>
              <w:tab w:val="right" w:leader="dot" w:pos="9019"/>
            </w:tabs>
            <w:rPr>
              <w:rFonts w:asciiTheme="minorHAnsi" w:eastAsiaTheme="minorEastAsia" w:hAnsiTheme="minorHAnsi" w:cstheme="minorBidi"/>
              <w:noProof/>
              <w:lang w:val="en-US"/>
            </w:rPr>
          </w:pPr>
          <w:hyperlink w:anchor="_Toc150318046" w:history="1">
            <w:r w:rsidR="00605B32" w:rsidRPr="00811BEA">
              <w:rPr>
                <w:rStyle w:val="Hyperlink"/>
                <w:rFonts w:ascii="Times New Roman" w:hAnsi="Times New Roman" w:cs="Times New Roman"/>
                <w:b/>
                <w:noProof/>
              </w:rPr>
              <w:t>BẢNG PHÂN CÔNG CÔNG VIỆC</w:t>
            </w:r>
            <w:r w:rsidR="00605B32">
              <w:rPr>
                <w:noProof/>
                <w:webHidden/>
              </w:rPr>
              <w:tab/>
            </w:r>
            <w:r w:rsidR="00605B32">
              <w:rPr>
                <w:noProof/>
                <w:webHidden/>
              </w:rPr>
              <w:fldChar w:fldCharType="begin"/>
            </w:r>
            <w:r w:rsidR="00605B32">
              <w:rPr>
                <w:noProof/>
                <w:webHidden/>
              </w:rPr>
              <w:instrText xml:space="preserve"> PAGEREF _Toc150318046 \h </w:instrText>
            </w:r>
            <w:r w:rsidR="00605B32">
              <w:rPr>
                <w:noProof/>
                <w:webHidden/>
              </w:rPr>
            </w:r>
            <w:r w:rsidR="00605B32">
              <w:rPr>
                <w:noProof/>
                <w:webHidden/>
              </w:rPr>
              <w:fldChar w:fldCharType="separate"/>
            </w:r>
            <w:r w:rsidR="00605B32">
              <w:rPr>
                <w:noProof/>
                <w:webHidden/>
              </w:rPr>
              <w:t>4</w:t>
            </w:r>
            <w:r w:rsidR="00605B32">
              <w:rPr>
                <w:noProof/>
                <w:webHidden/>
              </w:rPr>
              <w:fldChar w:fldCharType="end"/>
            </w:r>
          </w:hyperlink>
        </w:p>
        <w:p w14:paraId="6CAC8FC1" w14:textId="29DC7A1D" w:rsidR="00605B32" w:rsidRDefault="00625E40">
          <w:pPr>
            <w:pStyle w:val="TOC1"/>
            <w:tabs>
              <w:tab w:val="right" w:leader="dot" w:pos="9019"/>
            </w:tabs>
            <w:rPr>
              <w:rFonts w:asciiTheme="minorHAnsi" w:eastAsiaTheme="minorEastAsia" w:hAnsiTheme="minorHAnsi" w:cstheme="minorBidi"/>
              <w:noProof/>
              <w:lang w:val="en-US"/>
            </w:rPr>
          </w:pPr>
          <w:hyperlink w:anchor="_Toc150318047" w:history="1">
            <w:r w:rsidR="00605B32" w:rsidRPr="00811BEA">
              <w:rPr>
                <w:rStyle w:val="Hyperlink"/>
                <w:rFonts w:ascii="Times New Roman" w:hAnsi="Times New Roman" w:cs="Times New Roman"/>
                <w:b/>
                <w:bCs/>
                <w:noProof/>
                <w:lang w:val="en-US"/>
              </w:rPr>
              <w:t>LỊCH TRÌNH CÔNG VIỆC</w:t>
            </w:r>
            <w:r w:rsidR="00605B32">
              <w:rPr>
                <w:noProof/>
                <w:webHidden/>
              </w:rPr>
              <w:tab/>
            </w:r>
            <w:r w:rsidR="00605B32">
              <w:rPr>
                <w:noProof/>
                <w:webHidden/>
              </w:rPr>
              <w:fldChar w:fldCharType="begin"/>
            </w:r>
            <w:r w:rsidR="00605B32">
              <w:rPr>
                <w:noProof/>
                <w:webHidden/>
              </w:rPr>
              <w:instrText xml:space="preserve"> PAGEREF _Toc150318047 \h </w:instrText>
            </w:r>
            <w:r w:rsidR="00605B32">
              <w:rPr>
                <w:noProof/>
                <w:webHidden/>
              </w:rPr>
            </w:r>
            <w:r w:rsidR="00605B32">
              <w:rPr>
                <w:noProof/>
                <w:webHidden/>
              </w:rPr>
              <w:fldChar w:fldCharType="separate"/>
            </w:r>
            <w:r w:rsidR="00605B32">
              <w:rPr>
                <w:noProof/>
                <w:webHidden/>
              </w:rPr>
              <w:t>5</w:t>
            </w:r>
            <w:r w:rsidR="00605B32">
              <w:rPr>
                <w:noProof/>
                <w:webHidden/>
              </w:rPr>
              <w:fldChar w:fldCharType="end"/>
            </w:r>
          </w:hyperlink>
        </w:p>
        <w:p w14:paraId="3313D50D" w14:textId="19017201" w:rsidR="00605B32" w:rsidRDefault="00625E40">
          <w:pPr>
            <w:pStyle w:val="TOC1"/>
            <w:tabs>
              <w:tab w:val="right" w:leader="dot" w:pos="9019"/>
            </w:tabs>
            <w:rPr>
              <w:rFonts w:asciiTheme="minorHAnsi" w:eastAsiaTheme="minorEastAsia" w:hAnsiTheme="minorHAnsi" w:cstheme="minorBidi"/>
              <w:noProof/>
              <w:lang w:val="en-US"/>
            </w:rPr>
          </w:pPr>
          <w:hyperlink w:anchor="_Toc150318048" w:history="1">
            <w:r w:rsidR="00605B32" w:rsidRPr="00811BEA">
              <w:rPr>
                <w:rStyle w:val="Hyperlink"/>
                <w:rFonts w:ascii="Times New Roman" w:hAnsi="Times New Roman" w:cs="Times New Roman"/>
                <w:b/>
                <w:noProof/>
              </w:rPr>
              <w:t>MỤC LỤC</w:t>
            </w:r>
            <w:r w:rsidR="00605B32">
              <w:rPr>
                <w:noProof/>
                <w:webHidden/>
              </w:rPr>
              <w:tab/>
            </w:r>
            <w:r w:rsidR="00605B32">
              <w:rPr>
                <w:noProof/>
                <w:webHidden/>
              </w:rPr>
              <w:fldChar w:fldCharType="begin"/>
            </w:r>
            <w:r w:rsidR="00605B32">
              <w:rPr>
                <w:noProof/>
                <w:webHidden/>
              </w:rPr>
              <w:instrText xml:space="preserve"> PAGEREF _Toc150318048 \h </w:instrText>
            </w:r>
            <w:r w:rsidR="00605B32">
              <w:rPr>
                <w:noProof/>
                <w:webHidden/>
              </w:rPr>
            </w:r>
            <w:r w:rsidR="00605B32">
              <w:rPr>
                <w:noProof/>
                <w:webHidden/>
              </w:rPr>
              <w:fldChar w:fldCharType="separate"/>
            </w:r>
            <w:r w:rsidR="00605B32">
              <w:rPr>
                <w:noProof/>
                <w:webHidden/>
              </w:rPr>
              <w:t>7</w:t>
            </w:r>
            <w:r w:rsidR="00605B32">
              <w:rPr>
                <w:noProof/>
                <w:webHidden/>
              </w:rPr>
              <w:fldChar w:fldCharType="end"/>
            </w:r>
          </w:hyperlink>
        </w:p>
        <w:p w14:paraId="1AE129F8" w14:textId="6B78A462" w:rsidR="00605B32" w:rsidRDefault="00625E40">
          <w:pPr>
            <w:pStyle w:val="TOC1"/>
            <w:tabs>
              <w:tab w:val="right" w:leader="dot" w:pos="9019"/>
            </w:tabs>
            <w:rPr>
              <w:rFonts w:asciiTheme="minorHAnsi" w:eastAsiaTheme="minorEastAsia" w:hAnsiTheme="minorHAnsi" w:cstheme="minorBidi"/>
              <w:noProof/>
              <w:lang w:val="en-US"/>
            </w:rPr>
          </w:pPr>
          <w:hyperlink w:anchor="_Toc150318049" w:history="1">
            <w:r w:rsidR="00605B32" w:rsidRPr="00811BEA">
              <w:rPr>
                <w:rStyle w:val="Hyperlink"/>
                <w:rFonts w:ascii="Times New Roman" w:hAnsi="Times New Roman" w:cs="Times New Roman"/>
                <w:b/>
                <w:bCs/>
                <w:noProof/>
              </w:rPr>
              <w:t xml:space="preserve">DANH MỤC HÌNH </w:t>
            </w:r>
            <w:r w:rsidR="00605B32" w:rsidRPr="00811BEA">
              <w:rPr>
                <w:rStyle w:val="Hyperlink"/>
                <w:rFonts w:ascii="Times New Roman" w:hAnsi="Times New Roman" w:cs="Times New Roman"/>
                <w:b/>
                <w:bCs/>
                <w:noProof/>
                <w:lang w:val="en-US"/>
              </w:rPr>
              <w:t>ẢNH</w:t>
            </w:r>
            <w:r w:rsidR="00605B32">
              <w:rPr>
                <w:noProof/>
                <w:webHidden/>
              </w:rPr>
              <w:tab/>
            </w:r>
            <w:r w:rsidR="00605B32">
              <w:rPr>
                <w:noProof/>
                <w:webHidden/>
              </w:rPr>
              <w:fldChar w:fldCharType="begin"/>
            </w:r>
            <w:r w:rsidR="00605B32">
              <w:rPr>
                <w:noProof/>
                <w:webHidden/>
              </w:rPr>
              <w:instrText xml:space="preserve"> PAGEREF _Toc150318049 \h </w:instrText>
            </w:r>
            <w:r w:rsidR="00605B32">
              <w:rPr>
                <w:noProof/>
                <w:webHidden/>
              </w:rPr>
            </w:r>
            <w:r w:rsidR="00605B32">
              <w:rPr>
                <w:noProof/>
                <w:webHidden/>
              </w:rPr>
              <w:fldChar w:fldCharType="separate"/>
            </w:r>
            <w:r w:rsidR="00605B32">
              <w:rPr>
                <w:noProof/>
                <w:webHidden/>
              </w:rPr>
              <w:t>9</w:t>
            </w:r>
            <w:r w:rsidR="00605B32">
              <w:rPr>
                <w:noProof/>
                <w:webHidden/>
              </w:rPr>
              <w:fldChar w:fldCharType="end"/>
            </w:r>
          </w:hyperlink>
        </w:p>
        <w:p w14:paraId="4B13C531" w14:textId="2C2B633F" w:rsidR="00605B32" w:rsidRDefault="00625E40">
          <w:pPr>
            <w:pStyle w:val="TOC1"/>
            <w:tabs>
              <w:tab w:val="right" w:leader="dot" w:pos="9019"/>
            </w:tabs>
            <w:rPr>
              <w:rFonts w:asciiTheme="minorHAnsi" w:eastAsiaTheme="minorEastAsia" w:hAnsiTheme="minorHAnsi" w:cstheme="minorBidi"/>
              <w:noProof/>
              <w:lang w:val="en-US"/>
            </w:rPr>
          </w:pPr>
          <w:hyperlink w:anchor="_Toc150318050" w:history="1">
            <w:r w:rsidR="00605B32" w:rsidRPr="00811BEA">
              <w:rPr>
                <w:rStyle w:val="Hyperlink"/>
                <w:rFonts w:ascii="Times New Roman" w:hAnsi="Times New Roman" w:cs="Times New Roman"/>
                <w:b/>
                <w:noProof/>
              </w:rPr>
              <w:t>DANH MỤC BẢNG</w:t>
            </w:r>
            <w:r w:rsidR="00605B32">
              <w:rPr>
                <w:noProof/>
                <w:webHidden/>
              </w:rPr>
              <w:tab/>
            </w:r>
            <w:r w:rsidR="00605B32">
              <w:rPr>
                <w:noProof/>
                <w:webHidden/>
              </w:rPr>
              <w:fldChar w:fldCharType="begin"/>
            </w:r>
            <w:r w:rsidR="00605B32">
              <w:rPr>
                <w:noProof/>
                <w:webHidden/>
              </w:rPr>
              <w:instrText xml:space="preserve"> PAGEREF _Toc150318050 \h </w:instrText>
            </w:r>
            <w:r w:rsidR="00605B32">
              <w:rPr>
                <w:noProof/>
                <w:webHidden/>
              </w:rPr>
            </w:r>
            <w:r w:rsidR="00605B32">
              <w:rPr>
                <w:noProof/>
                <w:webHidden/>
              </w:rPr>
              <w:fldChar w:fldCharType="separate"/>
            </w:r>
            <w:r w:rsidR="00605B32">
              <w:rPr>
                <w:noProof/>
                <w:webHidden/>
              </w:rPr>
              <w:t>10</w:t>
            </w:r>
            <w:r w:rsidR="00605B32">
              <w:rPr>
                <w:noProof/>
                <w:webHidden/>
              </w:rPr>
              <w:fldChar w:fldCharType="end"/>
            </w:r>
          </w:hyperlink>
        </w:p>
        <w:p w14:paraId="5080C82F" w14:textId="3D628CBD" w:rsidR="00605B32" w:rsidRDefault="00625E40">
          <w:pPr>
            <w:pStyle w:val="TOC1"/>
            <w:tabs>
              <w:tab w:val="right" w:leader="dot" w:pos="9019"/>
            </w:tabs>
            <w:rPr>
              <w:rFonts w:asciiTheme="minorHAnsi" w:eastAsiaTheme="minorEastAsia" w:hAnsiTheme="minorHAnsi" w:cstheme="minorBidi"/>
              <w:noProof/>
              <w:lang w:val="en-US"/>
            </w:rPr>
          </w:pPr>
          <w:hyperlink w:anchor="_Toc150318051" w:history="1">
            <w:r w:rsidR="00605B32" w:rsidRPr="00811BEA">
              <w:rPr>
                <w:rStyle w:val="Hyperlink"/>
                <w:rFonts w:ascii="Times New Roman" w:hAnsi="Times New Roman" w:cs="Times New Roman"/>
                <w:b/>
                <w:bCs/>
                <w:noProof/>
                <w:lang w:val="en-US"/>
              </w:rPr>
              <w:t>DANH SÁCH BIỂU ĐỒ</w:t>
            </w:r>
            <w:r w:rsidR="00605B32">
              <w:rPr>
                <w:noProof/>
                <w:webHidden/>
              </w:rPr>
              <w:tab/>
            </w:r>
            <w:r w:rsidR="00605B32">
              <w:rPr>
                <w:noProof/>
                <w:webHidden/>
              </w:rPr>
              <w:fldChar w:fldCharType="begin"/>
            </w:r>
            <w:r w:rsidR="00605B32">
              <w:rPr>
                <w:noProof/>
                <w:webHidden/>
              </w:rPr>
              <w:instrText xml:space="preserve"> PAGEREF _Toc150318051 \h </w:instrText>
            </w:r>
            <w:r w:rsidR="00605B32">
              <w:rPr>
                <w:noProof/>
                <w:webHidden/>
              </w:rPr>
            </w:r>
            <w:r w:rsidR="00605B32">
              <w:rPr>
                <w:noProof/>
                <w:webHidden/>
              </w:rPr>
              <w:fldChar w:fldCharType="separate"/>
            </w:r>
            <w:r w:rsidR="00605B32">
              <w:rPr>
                <w:noProof/>
                <w:webHidden/>
              </w:rPr>
              <w:t>11</w:t>
            </w:r>
            <w:r w:rsidR="00605B32">
              <w:rPr>
                <w:noProof/>
                <w:webHidden/>
              </w:rPr>
              <w:fldChar w:fldCharType="end"/>
            </w:r>
          </w:hyperlink>
        </w:p>
        <w:p w14:paraId="778C95AD" w14:textId="2D476538" w:rsidR="00605B32" w:rsidRDefault="00625E40">
          <w:pPr>
            <w:pStyle w:val="TOC1"/>
            <w:tabs>
              <w:tab w:val="right" w:leader="dot" w:pos="9019"/>
            </w:tabs>
            <w:rPr>
              <w:rFonts w:asciiTheme="minorHAnsi" w:eastAsiaTheme="minorEastAsia" w:hAnsiTheme="minorHAnsi" w:cstheme="minorBidi"/>
              <w:noProof/>
              <w:lang w:val="en-US"/>
            </w:rPr>
          </w:pPr>
          <w:hyperlink w:anchor="_Toc150318052" w:history="1">
            <w:r w:rsidR="00605B32" w:rsidRPr="00811BEA">
              <w:rPr>
                <w:rStyle w:val="Hyperlink"/>
                <w:rFonts w:ascii="Times New Roman" w:hAnsi="Times New Roman" w:cs="Times New Roman"/>
                <w:b/>
                <w:noProof/>
              </w:rPr>
              <w:t>DANH MỤC CÁC TỪ VIẾT TẮT</w:t>
            </w:r>
            <w:r w:rsidR="00605B32">
              <w:rPr>
                <w:noProof/>
                <w:webHidden/>
              </w:rPr>
              <w:tab/>
            </w:r>
            <w:r w:rsidR="00605B32">
              <w:rPr>
                <w:noProof/>
                <w:webHidden/>
              </w:rPr>
              <w:fldChar w:fldCharType="begin"/>
            </w:r>
            <w:r w:rsidR="00605B32">
              <w:rPr>
                <w:noProof/>
                <w:webHidden/>
              </w:rPr>
              <w:instrText xml:space="preserve"> PAGEREF _Toc150318052 \h </w:instrText>
            </w:r>
            <w:r w:rsidR="00605B32">
              <w:rPr>
                <w:noProof/>
                <w:webHidden/>
              </w:rPr>
            </w:r>
            <w:r w:rsidR="00605B32">
              <w:rPr>
                <w:noProof/>
                <w:webHidden/>
              </w:rPr>
              <w:fldChar w:fldCharType="separate"/>
            </w:r>
            <w:r w:rsidR="00605B32">
              <w:rPr>
                <w:noProof/>
                <w:webHidden/>
              </w:rPr>
              <w:t>12</w:t>
            </w:r>
            <w:r w:rsidR="00605B32">
              <w:rPr>
                <w:noProof/>
                <w:webHidden/>
              </w:rPr>
              <w:fldChar w:fldCharType="end"/>
            </w:r>
          </w:hyperlink>
        </w:p>
        <w:p w14:paraId="67570F8C" w14:textId="26867857" w:rsidR="00605B32" w:rsidRDefault="00625E40">
          <w:pPr>
            <w:pStyle w:val="TOC1"/>
            <w:tabs>
              <w:tab w:val="right" w:leader="dot" w:pos="9019"/>
            </w:tabs>
            <w:rPr>
              <w:rFonts w:asciiTheme="minorHAnsi" w:eastAsiaTheme="minorEastAsia" w:hAnsiTheme="minorHAnsi" w:cstheme="minorBidi"/>
              <w:noProof/>
              <w:lang w:val="en-US"/>
            </w:rPr>
          </w:pPr>
          <w:hyperlink w:anchor="_Toc150318053" w:history="1">
            <w:r w:rsidR="00605B32" w:rsidRPr="00811BEA">
              <w:rPr>
                <w:rStyle w:val="Hyperlink"/>
                <w:rFonts w:ascii="Times New Roman" w:hAnsi="Times New Roman" w:cs="Times New Roman"/>
                <w:b/>
                <w:noProof/>
              </w:rPr>
              <w:t>DANH MỤC THUẬT NGỮ</w:t>
            </w:r>
            <w:r w:rsidR="00605B32">
              <w:rPr>
                <w:noProof/>
                <w:webHidden/>
              </w:rPr>
              <w:tab/>
            </w:r>
            <w:r w:rsidR="00605B32">
              <w:rPr>
                <w:noProof/>
                <w:webHidden/>
              </w:rPr>
              <w:fldChar w:fldCharType="begin"/>
            </w:r>
            <w:r w:rsidR="00605B32">
              <w:rPr>
                <w:noProof/>
                <w:webHidden/>
              </w:rPr>
              <w:instrText xml:space="preserve"> PAGEREF _Toc150318053 \h </w:instrText>
            </w:r>
            <w:r w:rsidR="00605B32">
              <w:rPr>
                <w:noProof/>
                <w:webHidden/>
              </w:rPr>
            </w:r>
            <w:r w:rsidR="00605B32">
              <w:rPr>
                <w:noProof/>
                <w:webHidden/>
              </w:rPr>
              <w:fldChar w:fldCharType="separate"/>
            </w:r>
            <w:r w:rsidR="00605B32">
              <w:rPr>
                <w:noProof/>
                <w:webHidden/>
              </w:rPr>
              <w:t>13</w:t>
            </w:r>
            <w:r w:rsidR="00605B32">
              <w:rPr>
                <w:noProof/>
                <w:webHidden/>
              </w:rPr>
              <w:fldChar w:fldCharType="end"/>
            </w:r>
          </w:hyperlink>
        </w:p>
        <w:p w14:paraId="11FC57E3" w14:textId="49E03DCE" w:rsidR="00605B32" w:rsidRDefault="00625E40">
          <w:pPr>
            <w:pStyle w:val="TOC1"/>
            <w:tabs>
              <w:tab w:val="right" w:leader="dot" w:pos="9019"/>
            </w:tabs>
            <w:rPr>
              <w:rFonts w:asciiTheme="minorHAnsi" w:eastAsiaTheme="minorEastAsia" w:hAnsiTheme="minorHAnsi" w:cstheme="minorBidi"/>
              <w:noProof/>
              <w:lang w:val="en-US"/>
            </w:rPr>
          </w:pPr>
          <w:hyperlink w:anchor="_Toc150318054" w:history="1">
            <w:r w:rsidR="00605B32" w:rsidRPr="00811BEA">
              <w:rPr>
                <w:rStyle w:val="Hyperlink"/>
                <w:rFonts w:ascii="Times New Roman" w:hAnsi="Times New Roman" w:cs="Times New Roman"/>
                <w:b/>
                <w:noProof/>
              </w:rPr>
              <w:t>Chương 1: GIỚI THIỆU ĐỀ TÀI</w:t>
            </w:r>
            <w:r w:rsidR="00605B32">
              <w:rPr>
                <w:noProof/>
                <w:webHidden/>
              </w:rPr>
              <w:tab/>
            </w:r>
            <w:r w:rsidR="00605B32">
              <w:rPr>
                <w:noProof/>
                <w:webHidden/>
              </w:rPr>
              <w:fldChar w:fldCharType="begin"/>
            </w:r>
            <w:r w:rsidR="00605B32">
              <w:rPr>
                <w:noProof/>
                <w:webHidden/>
              </w:rPr>
              <w:instrText xml:space="preserve"> PAGEREF _Toc150318054 \h </w:instrText>
            </w:r>
            <w:r w:rsidR="00605B32">
              <w:rPr>
                <w:noProof/>
                <w:webHidden/>
              </w:rPr>
            </w:r>
            <w:r w:rsidR="00605B32">
              <w:rPr>
                <w:noProof/>
                <w:webHidden/>
              </w:rPr>
              <w:fldChar w:fldCharType="separate"/>
            </w:r>
            <w:r w:rsidR="00605B32">
              <w:rPr>
                <w:noProof/>
                <w:webHidden/>
              </w:rPr>
              <w:t>14</w:t>
            </w:r>
            <w:r w:rsidR="00605B32">
              <w:rPr>
                <w:noProof/>
                <w:webHidden/>
              </w:rPr>
              <w:fldChar w:fldCharType="end"/>
            </w:r>
          </w:hyperlink>
        </w:p>
        <w:p w14:paraId="18C453C4" w14:textId="6F14BA80" w:rsidR="00605B32" w:rsidRDefault="00625E40">
          <w:pPr>
            <w:pStyle w:val="TOC3"/>
            <w:tabs>
              <w:tab w:val="right" w:leader="dot" w:pos="9019"/>
            </w:tabs>
            <w:rPr>
              <w:rFonts w:asciiTheme="minorHAnsi" w:eastAsiaTheme="minorEastAsia" w:hAnsiTheme="minorHAnsi" w:cstheme="minorBidi"/>
              <w:noProof/>
              <w:lang w:val="en-US"/>
            </w:rPr>
          </w:pPr>
          <w:hyperlink w:anchor="_Toc150318055" w:history="1">
            <w:r w:rsidR="00605B32" w:rsidRPr="00811BEA">
              <w:rPr>
                <w:rStyle w:val="Hyperlink"/>
                <w:rFonts w:ascii="Times New Roman" w:hAnsi="Times New Roman" w:cs="Times New Roman"/>
                <w:b/>
                <w:noProof/>
              </w:rPr>
              <w:t>1.1 Đặt vấn đề</w:t>
            </w:r>
            <w:r w:rsidR="00605B32">
              <w:rPr>
                <w:noProof/>
                <w:webHidden/>
              </w:rPr>
              <w:tab/>
            </w:r>
            <w:r w:rsidR="00605B32">
              <w:rPr>
                <w:noProof/>
                <w:webHidden/>
              </w:rPr>
              <w:fldChar w:fldCharType="begin"/>
            </w:r>
            <w:r w:rsidR="00605B32">
              <w:rPr>
                <w:noProof/>
                <w:webHidden/>
              </w:rPr>
              <w:instrText xml:space="preserve"> PAGEREF _Toc150318055 \h </w:instrText>
            </w:r>
            <w:r w:rsidR="00605B32">
              <w:rPr>
                <w:noProof/>
                <w:webHidden/>
              </w:rPr>
            </w:r>
            <w:r w:rsidR="00605B32">
              <w:rPr>
                <w:noProof/>
                <w:webHidden/>
              </w:rPr>
              <w:fldChar w:fldCharType="separate"/>
            </w:r>
            <w:r w:rsidR="00605B32">
              <w:rPr>
                <w:noProof/>
                <w:webHidden/>
              </w:rPr>
              <w:t>14</w:t>
            </w:r>
            <w:r w:rsidR="00605B32">
              <w:rPr>
                <w:noProof/>
                <w:webHidden/>
              </w:rPr>
              <w:fldChar w:fldCharType="end"/>
            </w:r>
          </w:hyperlink>
        </w:p>
        <w:p w14:paraId="3ECE57CD" w14:textId="5CEBE7F3" w:rsidR="00605B32" w:rsidRDefault="00625E40">
          <w:pPr>
            <w:pStyle w:val="TOC3"/>
            <w:tabs>
              <w:tab w:val="right" w:leader="dot" w:pos="9019"/>
            </w:tabs>
            <w:rPr>
              <w:rFonts w:asciiTheme="minorHAnsi" w:eastAsiaTheme="minorEastAsia" w:hAnsiTheme="minorHAnsi" w:cstheme="minorBidi"/>
              <w:noProof/>
              <w:lang w:val="en-US"/>
            </w:rPr>
          </w:pPr>
          <w:hyperlink w:anchor="_Toc150318056" w:history="1">
            <w:r w:rsidR="00605B32" w:rsidRPr="00811BEA">
              <w:rPr>
                <w:rStyle w:val="Hyperlink"/>
                <w:rFonts w:ascii="Times New Roman" w:hAnsi="Times New Roman" w:cs="Times New Roman"/>
                <w:b/>
                <w:noProof/>
              </w:rPr>
              <w:t>1.2 Đối tượng và phạm vi dự án</w:t>
            </w:r>
            <w:r w:rsidR="00605B32">
              <w:rPr>
                <w:noProof/>
                <w:webHidden/>
              </w:rPr>
              <w:tab/>
            </w:r>
            <w:r w:rsidR="00605B32">
              <w:rPr>
                <w:noProof/>
                <w:webHidden/>
              </w:rPr>
              <w:fldChar w:fldCharType="begin"/>
            </w:r>
            <w:r w:rsidR="00605B32">
              <w:rPr>
                <w:noProof/>
                <w:webHidden/>
              </w:rPr>
              <w:instrText xml:space="preserve"> PAGEREF _Toc150318056 \h </w:instrText>
            </w:r>
            <w:r w:rsidR="00605B32">
              <w:rPr>
                <w:noProof/>
                <w:webHidden/>
              </w:rPr>
            </w:r>
            <w:r w:rsidR="00605B32">
              <w:rPr>
                <w:noProof/>
                <w:webHidden/>
              </w:rPr>
              <w:fldChar w:fldCharType="separate"/>
            </w:r>
            <w:r w:rsidR="00605B32">
              <w:rPr>
                <w:noProof/>
                <w:webHidden/>
              </w:rPr>
              <w:t>14</w:t>
            </w:r>
            <w:r w:rsidR="00605B32">
              <w:rPr>
                <w:noProof/>
                <w:webHidden/>
              </w:rPr>
              <w:fldChar w:fldCharType="end"/>
            </w:r>
          </w:hyperlink>
        </w:p>
        <w:p w14:paraId="0D0B25E6" w14:textId="2BFA6AC2" w:rsidR="00605B32" w:rsidRDefault="00625E40">
          <w:pPr>
            <w:pStyle w:val="TOC3"/>
            <w:tabs>
              <w:tab w:val="right" w:leader="dot" w:pos="9019"/>
            </w:tabs>
            <w:rPr>
              <w:rFonts w:asciiTheme="minorHAnsi" w:eastAsiaTheme="minorEastAsia" w:hAnsiTheme="minorHAnsi" w:cstheme="minorBidi"/>
              <w:noProof/>
              <w:lang w:val="en-US"/>
            </w:rPr>
          </w:pPr>
          <w:hyperlink w:anchor="_Toc150318057" w:history="1">
            <w:r w:rsidR="00605B32" w:rsidRPr="00811BEA">
              <w:rPr>
                <w:rStyle w:val="Hyperlink"/>
                <w:rFonts w:ascii="Times New Roman" w:hAnsi="Times New Roman" w:cs="Times New Roman"/>
                <w:b/>
                <w:noProof/>
              </w:rPr>
              <w:t>1.3 Định hướng giải pháp</w:t>
            </w:r>
            <w:r w:rsidR="00605B32">
              <w:rPr>
                <w:noProof/>
                <w:webHidden/>
              </w:rPr>
              <w:tab/>
            </w:r>
            <w:r w:rsidR="00605B32">
              <w:rPr>
                <w:noProof/>
                <w:webHidden/>
              </w:rPr>
              <w:fldChar w:fldCharType="begin"/>
            </w:r>
            <w:r w:rsidR="00605B32">
              <w:rPr>
                <w:noProof/>
                <w:webHidden/>
              </w:rPr>
              <w:instrText xml:space="preserve"> PAGEREF _Toc150318057 \h </w:instrText>
            </w:r>
            <w:r w:rsidR="00605B32">
              <w:rPr>
                <w:noProof/>
                <w:webHidden/>
              </w:rPr>
            </w:r>
            <w:r w:rsidR="00605B32">
              <w:rPr>
                <w:noProof/>
                <w:webHidden/>
              </w:rPr>
              <w:fldChar w:fldCharType="separate"/>
            </w:r>
            <w:r w:rsidR="00605B32">
              <w:rPr>
                <w:noProof/>
                <w:webHidden/>
              </w:rPr>
              <w:t>15</w:t>
            </w:r>
            <w:r w:rsidR="00605B32">
              <w:rPr>
                <w:noProof/>
                <w:webHidden/>
              </w:rPr>
              <w:fldChar w:fldCharType="end"/>
            </w:r>
          </w:hyperlink>
        </w:p>
        <w:p w14:paraId="7FB99489" w14:textId="34E17FEC" w:rsidR="00605B32" w:rsidRDefault="00625E40">
          <w:pPr>
            <w:pStyle w:val="TOC3"/>
            <w:tabs>
              <w:tab w:val="right" w:leader="dot" w:pos="9019"/>
            </w:tabs>
            <w:rPr>
              <w:rFonts w:asciiTheme="minorHAnsi" w:eastAsiaTheme="minorEastAsia" w:hAnsiTheme="minorHAnsi" w:cstheme="minorBidi"/>
              <w:noProof/>
              <w:lang w:val="en-US"/>
            </w:rPr>
          </w:pPr>
          <w:hyperlink w:anchor="_Toc150318058" w:history="1">
            <w:r w:rsidR="00605B32" w:rsidRPr="00811BEA">
              <w:rPr>
                <w:rStyle w:val="Hyperlink"/>
                <w:rFonts w:ascii="Times New Roman" w:hAnsi="Times New Roman" w:cs="Times New Roman"/>
                <w:b/>
                <w:bCs/>
                <w:noProof/>
              </w:rPr>
              <w:t>1.4 Bố cục bài tập lớn</w:t>
            </w:r>
            <w:r w:rsidR="00605B32">
              <w:rPr>
                <w:noProof/>
                <w:webHidden/>
              </w:rPr>
              <w:tab/>
            </w:r>
            <w:r w:rsidR="00605B32">
              <w:rPr>
                <w:noProof/>
                <w:webHidden/>
              </w:rPr>
              <w:fldChar w:fldCharType="begin"/>
            </w:r>
            <w:r w:rsidR="00605B32">
              <w:rPr>
                <w:noProof/>
                <w:webHidden/>
              </w:rPr>
              <w:instrText xml:space="preserve"> PAGEREF _Toc150318058 \h </w:instrText>
            </w:r>
            <w:r w:rsidR="00605B32">
              <w:rPr>
                <w:noProof/>
                <w:webHidden/>
              </w:rPr>
            </w:r>
            <w:r w:rsidR="00605B32">
              <w:rPr>
                <w:noProof/>
                <w:webHidden/>
              </w:rPr>
              <w:fldChar w:fldCharType="separate"/>
            </w:r>
            <w:r w:rsidR="00605B32">
              <w:rPr>
                <w:noProof/>
                <w:webHidden/>
              </w:rPr>
              <w:t>15</w:t>
            </w:r>
            <w:r w:rsidR="00605B32">
              <w:rPr>
                <w:noProof/>
                <w:webHidden/>
              </w:rPr>
              <w:fldChar w:fldCharType="end"/>
            </w:r>
          </w:hyperlink>
        </w:p>
        <w:p w14:paraId="0D843D84" w14:textId="31B8829F" w:rsidR="00605B32" w:rsidRDefault="00625E40">
          <w:pPr>
            <w:pStyle w:val="TOC1"/>
            <w:tabs>
              <w:tab w:val="right" w:leader="dot" w:pos="9019"/>
            </w:tabs>
            <w:rPr>
              <w:rFonts w:asciiTheme="minorHAnsi" w:eastAsiaTheme="minorEastAsia" w:hAnsiTheme="minorHAnsi" w:cstheme="minorBidi"/>
              <w:noProof/>
              <w:lang w:val="en-US"/>
            </w:rPr>
          </w:pPr>
          <w:hyperlink w:anchor="_Toc150318059" w:history="1">
            <w:r w:rsidR="00605B32" w:rsidRPr="00811BEA">
              <w:rPr>
                <w:rStyle w:val="Hyperlink"/>
                <w:rFonts w:ascii="Times New Roman" w:hAnsi="Times New Roman" w:cs="Times New Roman"/>
                <w:b/>
                <w:noProof/>
              </w:rPr>
              <w:t>CHƯƠNG II: KHẢO SÁT VÀ PHÂN TÍCH NHU CẦU</w:t>
            </w:r>
            <w:r w:rsidR="00605B32">
              <w:rPr>
                <w:noProof/>
                <w:webHidden/>
              </w:rPr>
              <w:tab/>
            </w:r>
            <w:r w:rsidR="00605B32">
              <w:rPr>
                <w:noProof/>
                <w:webHidden/>
              </w:rPr>
              <w:fldChar w:fldCharType="begin"/>
            </w:r>
            <w:r w:rsidR="00605B32">
              <w:rPr>
                <w:noProof/>
                <w:webHidden/>
              </w:rPr>
              <w:instrText xml:space="preserve"> PAGEREF _Toc150318059 \h </w:instrText>
            </w:r>
            <w:r w:rsidR="00605B32">
              <w:rPr>
                <w:noProof/>
                <w:webHidden/>
              </w:rPr>
            </w:r>
            <w:r w:rsidR="00605B32">
              <w:rPr>
                <w:noProof/>
                <w:webHidden/>
              </w:rPr>
              <w:fldChar w:fldCharType="separate"/>
            </w:r>
            <w:r w:rsidR="00605B32">
              <w:rPr>
                <w:noProof/>
                <w:webHidden/>
              </w:rPr>
              <w:t>17</w:t>
            </w:r>
            <w:r w:rsidR="00605B32">
              <w:rPr>
                <w:noProof/>
                <w:webHidden/>
              </w:rPr>
              <w:fldChar w:fldCharType="end"/>
            </w:r>
          </w:hyperlink>
        </w:p>
        <w:p w14:paraId="25389A3E" w14:textId="316FE307" w:rsidR="00605B32" w:rsidRDefault="00625E40">
          <w:pPr>
            <w:pStyle w:val="TOC2"/>
            <w:tabs>
              <w:tab w:val="right" w:leader="dot" w:pos="9019"/>
            </w:tabs>
            <w:rPr>
              <w:rFonts w:asciiTheme="minorHAnsi" w:eastAsiaTheme="minorEastAsia" w:hAnsiTheme="minorHAnsi" w:cstheme="minorBidi"/>
              <w:noProof/>
              <w:lang w:val="en-US"/>
            </w:rPr>
          </w:pPr>
          <w:hyperlink w:anchor="_Toc150318060" w:history="1">
            <w:r w:rsidR="00605B32" w:rsidRPr="00811BEA">
              <w:rPr>
                <w:rStyle w:val="Hyperlink"/>
                <w:rFonts w:ascii="Times New Roman" w:hAnsi="Times New Roman" w:cs="Times New Roman"/>
                <w:b/>
                <w:noProof/>
              </w:rPr>
              <w:t>2.1 Khảo sát hiện trạng</w:t>
            </w:r>
            <w:r w:rsidR="00605B32">
              <w:rPr>
                <w:noProof/>
                <w:webHidden/>
              </w:rPr>
              <w:tab/>
            </w:r>
            <w:r w:rsidR="00605B32">
              <w:rPr>
                <w:noProof/>
                <w:webHidden/>
              </w:rPr>
              <w:fldChar w:fldCharType="begin"/>
            </w:r>
            <w:r w:rsidR="00605B32">
              <w:rPr>
                <w:noProof/>
                <w:webHidden/>
              </w:rPr>
              <w:instrText xml:space="preserve"> PAGEREF _Toc150318060 \h </w:instrText>
            </w:r>
            <w:r w:rsidR="00605B32">
              <w:rPr>
                <w:noProof/>
                <w:webHidden/>
              </w:rPr>
            </w:r>
            <w:r w:rsidR="00605B32">
              <w:rPr>
                <w:noProof/>
                <w:webHidden/>
              </w:rPr>
              <w:fldChar w:fldCharType="separate"/>
            </w:r>
            <w:r w:rsidR="00605B32">
              <w:rPr>
                <w:noProof/>
                <w:webHidden/>
              </w:rPr>
              <w:t>17</w:t>
            </w:r>
            <w:r w:rsidR="00605B32">
              <w:rPr>
                <w:noProof/>
                <w:webHidden/>
              </w:rPr>
              <w:fldChar w:fldCharType="end"/>
            </w:r>
          </w:hyperlink>
        </w:p>
        <w:p w14:paraId="0781F33A" w14:textId="7D606F5C" w:rsidR="00605B32" w:rsidRDefault="00625E40">
          <w:pPr>
            <w:pStyle w:val="TOC2"/>
            <w:tabs>
              <w:tab w:val="right" w:leader="dot" w:pos="9019"/>
            </w:tabs>
            <w:rPr>
              <w:rFonts w:asciiTheme="minorHAnsi" w:eastAsiaTheme="minorEastAsia" w:hAnsiTheme="minorHAnsi" w:cstheme="minorBidi"/>
              <w:noProof/>
              <w:lang w:val="en-US"/>
            </w:rPr>
          </w:pPr>
          <w:hyperlink w:anchor="_Toc150318061" w:history="1">
            <w:r w:rsidR="00605B32" w:rsidRPr="00811BEA">
              <w:rPr>
                <w:rStyle w:val="Hyperlink"/>
                <w:rFonts w:ascii="Times New Roman" w:hAnsi="Times New Roman" w:cs="Times New Roman"/>
                <w:b/>
                <w:noProof/>
              </w:rPr>
              <w:t>2.2 Tổng quan chức năng</w:t>
            </w:r>
            <w:r w:rsidR="00605B32">
              <w:rPr>
                <w:noProof/>
                <w:webHidden/>
              </w:rPr>
              <w:tab/>
            </w:r>
            <w:r w:rsidR="00605B32">
              <w:rPr>
                <w:noProof/>
                <w:webHidden/>
              </w:rPr>
              <w:fldChar w:fldCharType="begin"/>
            </w:r>
            <w:r w:rsidR="00605B32">
              <w:rPr>
                <w:noProof/>
                <w:webHidden/>
              </w:rPr>
              <w:instrText xml:space="preserve"> PAGEREF _Toc150318061 \h </w:instrText>
            </w:r>
            <w:r w:rsidR="00605B32">
              <w:rPr>
                <w:noProof/>
                <w:webHidden/>
              </w:rPr>
            </w:r>
            <w:r w:rsidR="00605B32">
              <w:rPr>
                <w:noProof/>
                <w:webHidden/>
              </w:rPr>
              <w:fldChar w:fldCharType="separate"/>
            </w:r>
            <w:r w:rsidR="00605B32">
              <w:rPr>
                <w:noProof/>
                <w:webHidden/>
              </w:rPr>
              <w:t>18</w:t>
            </w:r>
            <w:r w:rsidR="00605B32">
              <w:rPr>
                <w:noProof/>
                <w:webHidden/>
              </w:rPr>
              <w:fldChar w:fldCharType="end"/>
            </w:r>
          </w:hyperlink>
        </w:p>
        <w:p w14:paraId="1F5C9C1D" w14:textId="45FD4D47" w:rsidR="00605B32" w:rsidRDefault="00625E40">
          <w:pPr>
            <w:pStyle w:val="TOC3"/>
            <w:tabs>
              <w:tab w:val="right" w:leader="dot" w:pos="9019"/>
            </w:tabs>
            <w:rPr>
              <w:rFonts w:asciiTheme="minorHAnsi" w:eastAsiaTheme="minorEastAsia" w:hAnsiTheme="minorHAnsi" w:cstheme="minorBidi"/>
              <w:noProof/>
              <w:lang w:val="en-US"/>
            </w:rPr>
          </w:pPr>
          <w:hyperlink w:anchor="_Toc150318062" w:history="1">
            <w:r w:rsidR="00605B32" w:rsidRPr="00811BEA">
              <w:rPr>
                <w:rStyle w:val="Hyperlink"/>
                <w:rFonts w:ascii="Times New Roman" w:hAnsi="Times New Roman" w:cs="Times New Roman"/>
                <w:b/>
                <w:noProof/>
              </w:rPr>
              <w:t>2.2.1 Biểu đồ use case Tổng quan</w:t>
            </w:r>
            <w:r w:rsidR="00605B32">
              <w:rPr>
                <w:noProof/>
                <w:webHidden/>
              </w:rPr>
              <w:tab/>
            </w:r>
            <w:r w:rsidR="00605B32">
              <w:rPr>
                <w:noProof/>
                <w:webHidden/>
              </w:rPr>
              <w:fldChar w:fldCharType="begin"/>
            </w:r>
            <w:r w:rsidR="00605B32">
              <w:rPr>
                <w:noProof/>
                <w:webHidden/>
              </w:rPr>
              <w:instrText xml:space="preserve"> PAGEREF _Toc150318062 \h </w:instrText>
            </w:r>
            <w:r w:rsidR="00605B32">
              <w:rPr>
                <w:noProof/>
                <w:webHidden/>
              </w:rPr>
            </w:r>
            <w:r w:rsidR="00605B32">
              <w:rPr>
                <w:noProof/>
                <w:webHidden/>
              </w:rPr>
              <w:fldChar w:fldCharType="separate"/>
            </w:r>
            <w:r w:rsidR="00605B32">
              <w:rPr>
                <w:noProof/>
                <w:webHidden/>
              </w:rPr>
              <w:t>18</w:t>
            </w:r>
            <w:r w:rsidR="00605B32">
              <w:rPr>
                <w:noProof/>
                <w:webHidden/>
              </w:rPr>
              <w:fldChar w:fldCharType="end"/>
            </w:r>
          </w:hyperlink>
        </w:p>
        <w:p w14:paraId="3EDDC62C" w14:textId="2D9CF500" w:rsidR="00605B32" w:rsidRDefault="00625E40">
          <w:pPr>
            <w:pStyle w:val="TOC3"/>
            <w:tabs>
              <w:tab w:val="right" w:leader="dot" w:pos="9019"/>
            </w:tabs>
            <w:rPr>
              <w:rFonts w:asciiTheme="minorHAnsi" w:eastAsiaTheme="minorEastAsia" w:hAnsiTheme="minorHAnsi" w:cstheme="minorBidi"/>
              <w:noProof/>
              <w:lang w:val="en-US"/>
            </w:rPr>
          </w:pPr>
          <w:hyperlink w:anchor="_Toc150318063" w:history="1">
            <w:r w:rsidR="00605B32" w:rsidRPr="00811BEA">
              <w:rPr>
                <w:rStyle w:val="Hyperlink"/>
                <w:rFonts w:ascii="Times New Roman" w:hAnsi="Times New Roman" w:cs="Times New Roman"/>
                <w:b/>
                <w:noProof/>
              </w:rPr>
              <w:t>2.2.2 Đăng Nhập</w:t>
            </w:r>
            <w:r w:rsidR="00605B32">
              <w:rPr>
                <w:noProof/>
                <w:webHidden/>
              </w:rPr>
              <w:tab/>
            </w:r>
            <w:r w:rsidR="00605B32">
              <w:rPr>
                <w:noProof/>
                <w:webHidden/>
              </w:rPr>
              <w:fldChar w:fldCharType="begin"/>
            </w:r>
            <w:r w:rsidR="00605B32">
              <w:rPr>
                <w:noProof/>
                <w:webHidden/>
              </w:rPr>
              <w:instrText xml:space="preserve"> PAGEREF _Toc150318063 \h </w:instrText>
            </w:r>
            <w:r w:rsidR="00605B32">
              <w:rPr>
                <w:noProof/>
                <w:webHidden/>
              </w:rPr>
            </w:r>
            <w:r w:rsidR="00605B32">
              <w:rPr>
                <w:noProof/>
                <w:webHidden/>
              </w:rPr>
              <w:fldChar w:fldCharType="separate"/>
            </w:r>
            <w:r w:rsidR="00605B32">
              <w:rPr>
                <w:noProof/>
                <w:webHidden/>
              </w:rPr>
              <w:t>20</w:t>
            </w:r>
            <w:r w:rsidR="00605B32">
              <w:rPr>
                <w:noProof/>
                <w:webHidden/>
              </w:rPr>
              <w:fldChar w:fldCharType="end"/>
            </w:r>
          </w:hyperlink>
        </w:p>
        <w:p w14:paraId="5D086451" w14:textId="39DF9CCA" w:rsidR="00605B32" w:rsidRDefault="00625E40">
          <w:pPr>
            <w:pStyle w:val="TOC3"/>
            <w:tabs>
              <w:tab w:val="right" w:leader="dot" w:pos="9019"/>
            </w:tabs>
            <w:rPr>
              <w:rFonts w:asciiTheme="minorHAnsi" w:eastAsiaTheme="minorEastAsia" w:hAnsiTheme="minorHAnsi" w:cstheme="minorBidi"/>
              <w:noProof/>
              <w:lang w:val="en-US"/>
            </w:rPr>
          </w:pPr>
          <w:hyperlink w:anchor="_Toc150318064" w:history="1">
            <w:r w:rsidR="00605B32" w:rsidRPr="00811BEA">
              <w:rPr>
                <w:rStyle w:val="Hyperlink"/>
                <w:rFonts w:ascii="Times New Roman" w:hAnsi="Times New Roman" w:cs="Times New Roman"/>
                <w:b/>
                <w:bCs/>
                <w:noProof/>
              </w:rPr>
              <w:t>2.2.3 Đăng ký đồ án</w:t>
            </w:r>
            <w:r w:rsidR="00605B32">
              <w:rPr>
                <w:noProof/>
                <w:webHidden/>
              </w:rPr>
              <w:tab/>
            </w:r>
            <w:r w:rsidR="00605B32">
              <w:rPr>
                <w:noProof/>
                <w:webHidden/>
              </w:rPr>
              <w:fldChar w:fldCharType="begin"/>
            </w:r>
            <w:r w:rsidR="00605B32">
              <w:rPr>
                <w:noProof/>
                <w:webHidden/>
              </w:rPr>
              <w:instrText xml:space="preserve"> PAGEREF _Toc150318064 \h </w:instrText>
            </w:r>
            <w:r w:rsidR="00605B32">
              <w:rPr>
                <w:noProof/>
                <w:webHidden/>
              </w:rPr>
            </w:r>
            <w:r w:rsidR="00605B32">
              <w:rPr>
                <w:noProof/>
                <w:webHidden/>
              </w:rPr>
              <w:fldChar w:fldCharType="separate"/>
            </w:r>
            <w:r w:rsidR="00605B32">
              <w:rPr>
                <w:noProof/>
                <w:webHidden/>
              </w:rPr>
              <w:t>21</w:t>
            </w:r>
            <w:r w:rsidR="00605B32">
              <w:rPr>
                <w:noProof/>
                <w:webHidden/>
              </w:rPr>
              <w:fldChar w:fldCharType="end"/>
            </w:r>
          </w:hyperlink>
        </w:p>
        <w:p w14:paraId="25FD6B91" w14:textId="2704ACD9" w:rsidR="00605B32" w:rsidRDefault="00625E40">
          <w:pPr>
            <w:pStyle w:val="TOC3"/>
            <w:tabs>
              <w:tab w:val="right" w:leader="dot" w:pos="9019"/>
            </w:tabs>
            <w:rPr>
              <w:rFonts w:asciiTheme="minorHAnsi" w:eastAsiaTheme="minorEastAsia" w:hAnsiTheme="minorHAnsi" w:cstheme="minorBidi"/>
              <w:noProof/>
              <w:lang w:val="en-US"/>
            </w:rPr>
          </w:pPr>
          <w:hyperlink w:anchor="_Toc150318065" w:history="1">
            <w:r w:rsidR="00605B32" w:rsidRPr="00811BEA">
              <w:rPr>
                <w:rStyle w:val="Hyperlink"/>
                <w:rFonts w:ascii="Times New Roman" w:hAnsi="Times New Roman" w:cs="Times New Roman"/>
                <w:b/>
                <w:noProof/>
              </w:rPr>
              <w:t>2.2.4 Liên Hệ Giảng Viên</w:t>
            </w:r>
            <w:r w:rsidR="00605B32">
              <w:rPr>
                <w:noProof/>
                <w:webHidden/>
              </w:rPr>
              <w:tab/>
            </w:r>
            <w:r w:rsidR="00605B32">
              <w:rPr>
                <w:noProof/>
                <w:webHidden/>
              </w:rPr>
              <w:fldChar w:fldCharType="begin"/>
            </w:r>
            <w:r w:rsidR="00605B32">
              <w:rPr>
                <w:noProof/>
                <w:webHidden/>
              </w:rPr>
              <w:instrText xml:space="preserve"> PAGEREF _Toc150318065 \h </w:instrText>
            </w:r>
            <w:r w:rsidR="00605B32">
              <w:rPr>
                <w:noProof/>
                <w:webHidden/>
              </w:rPr>
            </w:r>
            <w:r w:rsidR="00605B32">
              <w:rPr>
                <w:noProof/>
                <w:webHidden/>
              </w:rPr>
              <w:fldChar w:fldCharType="separate"/>
            </w:r>
            <w:r w:rsidR="00605B32">
              <w:rPr>
                <w:noProof/>
                <w:webHidden/>
              </w:rPr>
              <w:t>21</w:t>
            </w:r>
            <w:r w:rsidR="00605B32">
              <w:rPr>
                <w:noProof/>
                <w:webHidden/>
              </w:rPr>
              <w:fldChar w:fldCharType="end"/>
            </w:r>
          </w:hyperlink>
        </w:p>
        <w:p w14:paraId="061461FC" w14:textId="3FA5FCD0" w:rsidR="00605B32" w:rsidRDefault="00625E40">
          <w:pPr>
            <w:pStyle w:val="TOC3"/>
            <w:tabs>
              <w:tab w:val="right" w:leader="dot" w:pos="9019"/>
            </w:tabs>
            <w:rPr>
              <w:rFonts w:asciiTheme="minorHAnsi" w:eastAsiaTheme="minorEastAsia" w:hAnsiTheme="minorHAnsi" w:cstheme="minorBidi"/>
              <w:noProof/>
              <w:lang w:val="en-US"/>
            </w:rPr>
          </w:pPr>
          <w:hyperlink w:anchor="_Toc150318066" w:history="1">
            <w:r w:rsidR="00605B32" w:rsidRPr="00811BEA">
              <w:rPr>
                <w:rStyle w:val="Hyperlink"/>
                <w:rFonts w:ascii="Times New Roman" w:hAnsi="Times New Roman" w:cs="Times New Roman"/>
                <w:b/>
                <w:noProof/>
              </w:rPr>
              <w:t>2.2.5 Chỉnh sửa danh sách đăng ký đồ án</w:t>
            </w:r>
            <w:r w:rsidR="00605B32">
              <w:rPr>
                <w:noProof/>
                <w:webHidden/>
              </w:rPr>
              <w:tab/>
            </w:r>
            <w:r w:rsidR="00605B32">
              <w:rPr>
                <w:noProof/>
                <w:webHidden/>
              </w:rPr>
              <w:fldChar w:fldCharType="begin"/>
            </w:r>
            <w:r w:rsidR="00605B32">
              <w:rPr>
                <w:noProof/>
                <w:webHidden/>
              </w:rPr>
              <w:instrText xml:space="preserve"> PAGEREF _Toc150318066 \h </w:instrText>
            </w:r>
            <w:r w:rsidR="00605B32">
              <w:rPr>
                <w:noProof/>
                <w:webHidden/>
              </w:rPr>
            </w:r>
            <w:r w:rsidR="00605B32">
              <w:rPr>
                <w:noProof/>
                <w:webHidden/>
              </w:rPr>
              <w:fldChar w:fldCharType="separate"/>
            </w:r>
            <w:r w:rsidR="00605B32">
              <w:rPr>
                <w:noProof/>
                <w:webHidden/>
              </w:rPr>
              <w:t>22</w:t>
            </w:r>
            <w:r w:rsidR="00605B32">
              <w:rPr>
                <w:noProof/>
                <w:webHidden/>
              </w:rPr>
              <w:fldChar w:fldCharType="end"/>
            </w:r>
          </w:hyperlink>
        </w:p>
        <w:p w14:paraId="56FFBEE3" w14:textId="1DAC2C3F" w:rsidR="00605B32" w:rsidRDefault="00625E40">
          <w:pPr>
            <w:pStyle w:val="TOC3"/>
            <w:tabs>
              <w:tab w:val="right" w:leader="dot" w:pos="9019"/>
            </w:tabs>
            <w:rPr>
              <w:rFonts w:asciiTheme="minorHAnsi" w:eastAsiaTheme="minorEastAsia" w:hAnsiTheme="minorHAnsi" w:cstheme="minorBidi"/>
              <w:noProof/>
              <w:lang w:val="en-US"/>
            </w:rPr>
          </w:pPr>
          <w:hyperlink w:anchor="_Toc150318067" w:history="1">
            <w:r w:rsidR="00605B32" w:rsidRPr="00811BEA">
              <w:rPr>
                <w:rStyle w:val="Hyperlink"/>
                <w:rFonts w:ascii="Times New Roman" w:hAnsi="Times New Roman" w:cs="Times New Roman"/>
                <w:b/>
                <w:noProof/>
              </w:rPr>
              <w:t>2.2.6 Cập nhật đồ án</w:t>
            </w:r>
            <w:r w:rsidR="00605B32">
              <w:rPr>
                <w:noProof/>
                <w:webHidden/>
              </w:rPr>
              <w:tab/>
            </w:r>
            <w:r w:rsidR="00605B32">
              <w:rPr>
                <w:noProof/>
                <w:webHidden/>
              </w:rPr>
              <w:fldChar w:fldCharType="begin"/>
            </w:r>
            <w:r w:rsidR="00605B32">
              <w:rPr>
                <w:noProof/>
                <w:webHidden/>
              </w:rPr>
              <w:instrText xml:space="preserve"> PAGEREF _Toc150318067 \h </w:instrText>
            </w:r>
            <w:r w:rsidR="00605B32">
              <w:rPr>
                <w:noProof/>
                <w:webHidden/>
              </w:rPr>
            </w:r>
            <w:r w:rsidR="00605B32">
              <w:rPr>
                <w:noProof/>
                <w:webHidden/>
              </w:rPr>
              <w:fldChar w:fldCharType="separate"/>
            </w:r>
            <w:r w:rsidR="00605B32">
              <w:rPr>
                <w:noProof/>
                <w:webHidden/>
              </w:rPr>
              <w:t>22</w:t>
            </w:r>
            <w:r w:rsidR="00605B32">
              <w:rPr>
                <w:noProof/>
                <w:webHidden/>
              </w:rPr>
              <w:fldChar w:fldCharType="end"/>
            </w:r>
          </w:hyperlink>
        </w:p>
        <w:p w14:paraId="2C4AE91A" w14:textId="61B4645B" w:rsidR="00605B32" w:rsidRDefault="00625E40">
          <w:pPr>
            <w:pStyle w:val="TOC3"/>
            <w:tabs>
              <w:tab w:val="right" w:leader="dot" w:pos="9019"/>
            </w:tabs>
            <w:rPr>
              <w:rFonts w:asciiTheme="minorHAnsi" w:eastAsiaTheme="minorEastAsia" w:hAnsiTheme="minorHAnsi" w:cstheme="minorBidi"/>
              <w:noProof/>
              <w:lang w:val="en-US"/>
            </w:rPr>
          </w:pPr>
          <w:hyperlink w:anchor="_Toc150318068" w:history="1">
            <w:r w:rsidR="00605B32" w:rsidRPr="00811BEA">
              <w:rPr>
                <w:rStyle w:val="Hyperlink"/>
                <w:rFonts w:ascii="Times New Roman" w:hAnsi="Times New Roman" w:cs="Times New Roman"/>
                <w:b/>
                <w:noProof/>
              </w:rPr>
              <w:t>2.2.7 Cập nhật thông tin cá nhân/ Tiến độ nhóm</w:t>
            </w:r>
            <w:r w:rsidR="00605B32">
              <w:rPr>
                <w:noProof/>
                <w:webHidden/>
              </w:rPr>
              <w:tab/>
            </w:r>
            <w:r w:rsidR="00605B32">
              <w:rPr>
                <w:noProof/>
                <w:webHidden/>
              </w:rPr>
              <w:fldChar w:fldCharType="begin"/>
            </w:r>
            <w:r w:rsidR="00605B32">
              <w:rPr>
                <w:noProof/>
                <w:webHidden/>
              </w:rPr>
              <w:instrText xml:space="preserve"> PAGEREF _Toc150318068 \h </w:instrText>
            </w:r>
            <w:r w:rsidR="00605B32">
              <w:rPr>
                <w:noProof/>
                <w:webHidden/>
              </w:rPr>
            </w:r>
            <w:r w:rsidR="00605B32">
              <w:rPr>
                <w:noProof/>
                <w:webHidden/>
              </w:rPr>
              <w:fldChar w:fldCharType="separate"/>
            </w:r>
            <w:r w:rsidR="00605B32">
              <w:rPr>
                <w:noProof/>
                <w:webHidden/>
              </w:rPr>
              <w:t>23</w:t>
            </w:r>
            <w:r w:rsidR="00605B32">
              <w:rPr>
                <w:noProof/>
                <w:webHidden/>
              </w:rPr>
              <w:fldChar w:fldCharType="end"/>
            </w:r>
          </w:hyperlink>
        </w:p>
        <w:p w14:paraId="50DD4DBB" w14:textId="717AF46E" w:rsidR="00605B32" w:rsidRDefault="00625E40">
          <w:pPr>
            <w:pStyle w:val="TOC3"/>
            <w:tabs>
              <w:tab w:val="right" w:leader="dot" w:pos="9019"/>
            </w:tabs>
            <w:rPr>
              <w:rFonts w:asciiTheme="minorHAnsi" w:eastAsiaTheme="minorEastAsia" w:hAnsiTheme="minorHAnsi" w:cstheme="minorBidi"/>
              <w:noProof/>
              <w:lang w:val="en-US"/>
            </w:rPr>
          </w:pPr>
          <w:hyperlink w:anchor="_Toc150318069" w:history="1">
            <w:r w:rsidR="00605B32" w:rsidRPr="00811BEA">
              <w:rPr>
                <w:rStyle w:val="Hyperlink"/>
                <w:rFonts w:ascii="Times New Roman" w:hAnsi="Times New Roman" w:cs="Times New Roman"/>
                <w:b/>
                <w:noProof/>
              </w:rPr>
              <w:t>2.2.8 Theo dõi tiến trình</w:t>
            </w:r>
            <w:r w:rsidR="00605B32">
              <w:rPr>
                <w:noProof/>
                <w:webHidden/>
              </w:rPr>
              <w:tab/>
            </w:r>
            <w:r w:rsidR="00605B32">
              <w:rPr>
                <w:noProof/>
                <w:webHidden/>
              </w:rPr>
              <w:fldChar w:fldCharType="begin"/>
            </w:r>
            <w:r w:rsidR="00605B32">
              <w:rPr>
                <w:noProof/>
                <w:webHidden/>
              </w:rPr>
              <w:instrText xml:space="preserve"> PAGEREF _Toc150318069 \h </w:instrText>
            </w:r>
            <w:r w:rsidR="00605B32">
              <w:rPr>
                <w:noProof/>
                <w:webHidden/>
              </w:rPr>
            </w:r>
            <w:r w:rsidR="00605B32">
              <w:rPr>
                <w:noProof/>
                <w:webHidden/>
              </w:rPr>
              <w:fldChar w:fldCharType="separate"/>
            </w:r>
            <w:r w:rsidR="00605B32">
              <w:rPr>
                <w:noProof/>
                <w:webHidden/>
              </w:rPr>
              <w:t>24</w:t>
            </w:r>
            <w:r w:rsidR="00605B32">
              <w:rPr>
                <w:noProof/>
                <w:webHidden/>
              </w:rPr>
              <w:fldChar w:fldCharType="end"/>
            </w:r>
          </w:hyperlink>
        </w:p>
        <w:p w14:paraId="54FBDD1E" w14:textId="087C5438" w:rsidR="00605B32" w:rsidRDefault="00625E40">
          <w:pPr>
            <w:pStyle w:val="TOC3"/>
            <w:tabs>
              <w:tab w:val="right" w:leader="dot" w:pos="9019"/>
            </w:tabs>
            <w:rPr>
              <w:rFonts w:asciiTheme="minorHAnsi" w:eastAsiaTheme="minorEastAsia" w:hAnsiTheme="minorHAnsi" w:cstheme="minorBidi"/>
              <w:noProof/>
              <w:lang w:val="en-US"/>
            </w:rPr>
          </w:pPr>
          <w:hyperlink w:anchor="_Toc150318070" w:history="1">
            <w:r w:rsidR="00605B32" w:rsidRPr="00811BEA">
              <w:rPr>
                <w:rStyle w:val="Hyperlink"/>
                <w:rFonts w:ascii="Times New Roman" w:hAnsi="Times New Roman" w:cs="Times New Roman"/>
                <w:b/>
                <w:noProof/>
              </w:rPr>
              <w:t>2.2.9 Lịch báo cáo</w:t>
            </w:r>
            <w:r w:rsidR="00605B32">
              <w:rPr>
                <w:noProof/>
                <w:webHidden/>
              </w:rPr>
              <w:tab/>
            </w:r>
            <w:r w:rsidR="00605B32">
              <w:rPr>
                <w:noProof/>
                <w:webHidden/>
              </w:rPr>
              <w:fldChar w:fldCharType="begin"/>
            </w:r>
            <w:r w:rsidR="00605B32">
              <w:rPr>
                <w:noProof/>
                <w:webHidden/>
              </w:rPr>
              <w:instrText xml:space="preserve"> PAGEREF _Toc150318070 \h </w:instrText>
            </w:r>
            <w:r w:rsidR="00605B32">
              <w:rPr>
                <w:noProof/>
                <w:webHidden/>
              </w:rPr>
            </w:r>
            <w:r w:rsidR="00605B32">
              <w:rPr>
                <w:noProof/>
                <w:webHidden/>
              </w:rPr>
              <w:fldChar w:fldCharType="separate"/>
            </w:r>
            <w:r w:rsidR="00605B32">
              <w:rPr>
                <w:noProof/>
                <w:webHidden/>
              </w:rPr>
              <w:t>24</w:t>
            </w:r>
            <w:r w:rsidR="00605B32">
              <w:rPr>
                <w:noProof/>
                <w:webHidden/>
              </w:rPr>
              <w:fldChar w:fldCharType="end"/>
            </w:r>
          </w:hyperlink>
        </w:p>
        <w:p w14:paraId="5D5EAE19" w14:textId="6EF96917" w:rsidR="00605B32" w:rsidRDefault="00625E40">
          <w:pPr>
            <w:pStyle w:val="TOC2"/>
            <w:tabs>
              <w:tab w:val="right" w:leader="dot" w:pos="9019"/>
            </w:tabs>
            <w:rPr>
              <w:rFonts w:asciiTheme="minorHAnsi" w:eastAsiaTheme="minorEastAsia" w:hAnsiTheme="minorHAnsi" w:cstheme="minorBidi"/>
              <w:noProof/>
              <w:lang w:val="en-US"/>
            </w:rPr>
          </w:pPr>
          <w:hyperlink w:anchor="_Toc150318071" w:history="1">
            <w:r w:rsidR="00605B32" w:rsidRPr="00811BEA">
              <w:rPr>
                <w:rStyle w:val="Hyperlink"/>
                <w:rFonts w:ascii="Times New Roman" w:hAnsi="Times New Roman" w:cs="Times New Roman"/>
                <w:b/>
                <w:noProof/>
              </w:rPr>
              <w:t>2.3 Đặc tả chức năng</w:t>
            </w:r>
            <w:r w:rsidR="00605B32">
              <w:rPr>
                <w:noProof/>
                <w:webHidden/>
              </w:rPr>
              <w:tab/>
            </w:r>
            <w:r w:rsidR="00605B32">
              <w:rPr>
                <w:noProof/>
                <w:webHidden/>
              </w:rPr>
              <w:fldChar w:fldCharType="begin"/>
            </w:r>
            <w:r w:rsidR="00605B32">
              <w:rPr>
                <w:noProof/>
                <w:webHidden/>
              </w:rPr>
              <w:instrText xml:space="preserve"> PAGEREF _Toc150318071 \h </w:instrText>
            </w:r>
            <w:r w:rsidR="00605B32">
              <w:rPr>
                <w:noProof/>
                <w:webHidden/>
              </w:rPr>
            </w:r>
            <w:r w:rsidR="00605B32">
              <w:rPr>
                <w:noProof/>
                <w:webHidden/>
              </w:rPr>
              <w:fldChar w:fldCharType="separate"/>
            </w:r>
            <w:r w:rsidR="00605B32">
              <w:rPr>
                <w:noProof/>
                <w:webHidden/>
              </w:rPr>
              <w:t>25</w:t>
            </w:r>
            <w:r w:rsidR="00605B32">
              <w:rPr>
                <w:noProof/>
                <w:webHidden/>
              </w:rPr>
              <w:fldChar w:fldCharType="end"/>
            </w:r>
          </w:hyperlink>
        </w:p>
        <w:p w14:paraId="1449EBFF" w14:textId="4D04075C" w:rsidR="00605B32" w:rsidRDefault="00625E40">
          <w:pPr>
            <w:pStyle w:val="TOC3"/>
            <w:tabs>
              <w:tab w:val="right" w:leader="dot" w:pos="9019"/>
            </w:tabs>
            <w:rPr>
              <w:rFonts w:asciiTheme="minorHAnsi" w:eastAsiaTheme="minorEastAsia" w:hAnsiTheme="minorHAnsi" w:cstheme="minorBidi"/>
              <w:noProof/>
              <w:lang w:val="en-US"/>
            </w:rPr>
          </w:pPr>
          <w:hyperlink w:anchor="_Toc150318072" w:history="1">
            <w:r w:rsidR="00605B32" w:rsidRPr="00811BEA">
              <w:rPr>
                <w:rStyle w:val="Hyperlink"/>
                <w:rFonts w:ascii="Times New Roman" w:hAnsi="Times New Roman" w:cs="Times New Roman"/>
                <w:b/>
                <w:noProof/>
              </w:rPr>
              <w:t>2.3.1 Đăng nhập</w:t>
            </w:r>
            <w:r w:rsidR="00605B32">
              <w:rPr>
                <w:noProof/>
                <w:webHidden/>
              </w:rPr>
              <w:tab/>
            </w:r>
            <w:r w:rsidR="00605B32">
              <w:rPr>
                <w:noProof/>
                <w:webHidden/>
              </w:rPr>
              <w:fldChar w:fldCharType="begin"/>
            </w:r>
            <w:r w:rsidR="00605B32">
              <w:rPr>
                <w:noProof/>
                <w:webHidden/>
              </w:rPr>
              <w:instrText xml:space="preserve"> PAGEREF _Toc150318072 \h </w:instrText>
            </w:r>
            <w:r w:rsidR="00605B32">
              <w:rPr>
                <w:noProof/>
                <w:webHidden/>
              </w:rPr>
            </w:r>
            <w:r w:rsidR="00605B32">
              <w:rPr>
                <w:noProof/>
                <w:webHidden/>
              </w:rPr>
              <w:fldChar w:fldCharType="separate"/>
            </w:r>
            <w:r w:rsidR="00605B32">
              <w:rPr>
                <w:noProof/>
                <w:webHidden/>
              </w:rPr>
              <w:t>25</w:t>
            </w:r>
            <w:r w:rsidR="00605B32">
              <w:rPr>
                <w:noProof/>
                <w:webHidden/>
              </w:rPr>
              <w:fldChar w:fldCharType="end"/>
            </w:r>
          </w:hyperlink>
        </w:p>
        <w:p w14:paraId="72EF533A" w14:textId="216E8706" w:rsidR="00605B32" w:rsidRDefault="00625E40">
          <w:pPr>
            <w:pStyle w:val="TOC3"/>
            <w:tabs>
              <w:tab w:val="right" w:leader="dot" w:pos="9019"/>
            </w:tabs>
            <w:rPr>
              <w:rFonts w:asciiTheme="minorHAnsi" w:eastAsiaTheme="minorEastAsia" w:hAnsiTheme="minorHAnsi" w:cstheme="minorBidi"/>
              <w:noProof/>
              <w:lang w:val="en-US"/>
            </w:rPr>
          </w:pPr>
          <w:hyperlink w:anchor="_Toc150318073" w:history="1">
            <w:r w:rsidR="00605B32" w:rsidRPr="00811BEA">
              <w:rPr>
                <w:rStyle w:val="Hyperlink"/>
                <w:rFonts w:ascii="Times New Roman" w:hAnsi="Times New Roman" w:cs="Times New Roman"/>
                <w:b/>
                <w:noProof/>
              </w:rPr>
              <w:t>2.3.2 Đăng ký đồ án</w:t>
            </w:r>
            <w:r w:rsidR="00605B32">
              <w:rPr>
                <w:noProof/>
                <w:webHidden/>
              </w:rPr>
              <w:tab/>
            </w:r>
            <w:r w:rsidR="00605B32">
              <w:rPr>
                <w:noProof/>
                <w:webHidden/>
              </w:rPr>
              <w:fldChar w:fldCharType="begin"/>
            </w:r>
            <w:r w:rsidR="00605B32">
              <w:rPr>
                <w:noProof/>
                <w:webHidden/>
              </w:rPr>
              <w:instrText xml:space="preserve"> PAGEREF _Toc150318073 \h </w:instrText>
            </w:r>
            <w:r w:rsidR="00605B32">
              <w:rPr>
                <w:noProof/>
                <w:webHidden/>
              </w:rPr>
            </w:r>
            <w:r w:rsidR="00605B32">
              <w:rPr>
                <w:noProof/>
                <w:webHidden/>
              </w:rPr>
              <w:fldChar w:fldCharType="separate"/>
            </w:r>
            <w:r w:rsidR="00605B32">
              <w:rPr>
                <w:noProof/>
                <w:webHidden/>
              </w:rPr>
              <w:t>26</w:t>
            </w:r>
            <w:r w:rsidR="00605B32">
              <w:rPr>
                <w:noProof/>
                <w:webHidden/>
              </w:rPr>
              <w:fldChar w:fldCharType="end"/>
            </w:r>
          </w:hyperlink>
        </w:p>
        <w:p w14:paraId="6258BDBF" w14:textId="11DF16CA" w:rsidR="00605B32" w:rsidRDefault="00625E40">
          <w:pPr>
            <w:pStyle w:val="TOC3"/>
            <w:tabs>
              <w:tab w:val="right" w:leader="dot" w:pos="9019"/>
            </w:tabs>
            <w:rPr>
              <w:rFonts w:asciiTheme="minorHAnsi" w:eastAsiaTheme="minorEastAsia" w:hAnsiTheme="minorHAnsi" w:cstheme="minorBidi"/>
              <w:noProof/>
              <w:lang w:val="en-US"/>
            </w:rPr>
          </w:pPr>
          <w:hyperlink w:anchor="_Toc150318074" w:history="1">
            <w:r w:rsidR="00605B32" w:rsidRPr="00811BEA">
              <w:rPr>
                <w:rStyle w:val="Hyperlink"/>
                <w:rFonts w:ascii="Times New Roman" w:hAnsi="Times New Roman" w:cs="Times New Roman"/>
                <w:b/>
                <w:noProof/>
              </w:rPr>
              <w:t>2.3.3 Liên hệ giảng viên</w:t>
            </w:r>
            <w:r w:rsidR="00605B32">
              <w:rPr>
                <w:noProof/>
                <w:webHidden/>
              </w:rPr>
              <w:tab/>
            </w:r>
            <w:r w:rsidR="00605B32">
              <w:rPr>
                <w:noProof/>
                <w:webHidden/>
              </w:rPr>
              <w:fldChar w:fldCharType="begin"/>
            </w:r>
            <w:r w:rsidR="00605B32">
              <w:rPr>
                <w:noProof/>
                <w:webHidden/>
              </w:rPr>
              <w:instrText xml:space="preserve"> PAGEREF _Toc150318074 \h </w:instrText>
            </w:r>
            <w:r w:rsidR="00605B32">
              <w:rPr>
                <w:noProof/>
                <w:webHidden/>
              </w:rPr>
            </w:r>
            <w:r w:rsidR="00605B32">
              <w:rPr>
                <w:noProof/>
                <w:webHidden/>
              </w:rPr>
              <w:fldChar w:fldCharType="separate"/>
            </w:r>
            <w:r w:rsidR="00605B32">
              <w:rPr>
                <w:noProof/>
                <w:webHidden/>
              </w:rPr>
              <w:t>27</w:t>
            </w:r>
            <w:r w:rsidR="00605B32">
              <w:rPr>
                <w:noProof/>
                <w:webHidden/>
              </w:rPr>
              <w:fldChar w:fldCharType="end"/>
            </w:r>
          </w:hyperlink>
        </w:p>
        <w:p w14:paraId="017434F6" w14:textId="4BF44443" w:rsidR="00605B32" w:rsidRDefault="00625E40">
          <w:pPr>
            <w:pStyle w:val="TOC3"/>
            <w:tabs>
              <w:tab w:val="right" w:leader="dot" w:pos="9019"/>
            </w:tabs>
            <w:rPr>
              <w:rFonts w:asciiTheme="minorHAnsi" w:eastAsiaTheme="minorEastAsia" w:hAnsiTheme="minorHAnsi" w:cstheme="minorBidi"/>
              <w:noProof/>
              <w:lang w:val="en-US"/>
            </w:rPr>
          </w:pPr>
          <w:hyperlink w:anchor="_Toc150318075" w:history="1">
            <w:r w:rsidR="00605B32" w:rsidRPr="00811BEA">
              <w:rPr>
                <w:rStyle w:val="Hyperlink"/>
                <w:rFonts w:ascii="Times New Roman" w:hAnsi="Times New Roman" w:cs="Times New Roman"/>
                <w:b/>
                <w:noProof/>
              </w:rPr>
              <w:t>2.3.4 Chỉnh sửa danh sách đăng ký đồ án</w:t>
            </w:r>
            <w:r w:rsidR="00605B32">
              <w:rPr>
                <w:noProof/>
                <w:webHidden/>
              </w:rPr>
              <w:tab/>
            </w:r>
            <w:r w:rsidR="00605B32">
              <w:rPr>
                <w:noProof/>
                <w:webHidden/>
              </w:rPr>
              <w:fldChar w:fldCharType="begin"/>
            </w:r>
            <w:r w:rsidR="00605B32">
              <w:rPr>
                <w:noProof/>
                <w:webHidden/>
              </w:rPr>
              <w:instrText xml:space="preserve"> PAGEREF _Toc150318075 \h </w:instrText>
            </w:r>
            <w:r w:rsidR="00605B32">
              <w:rPr>
                <w:noProof/>
                <w:webHidden/>
              </w:rPr>
            </w:r>
            <w:r w:rsidR="00605B32">
              <w:rPr>
                <w:noProof/>
                <w:webHidden/>
              </w:rPr>
              <w:fldChar w:fldCharType="separate"/>
            </w:r>
            <w:r w:rsidR="00605B32">
              <w:rPr>
                <w:noProof/>
                <w:webHidden/>
              </w:rPr>
              <w:t>28</w:t>
            </w:r>
            <w:r w:rsidR="00605B32">
              <w:rPr>
                <w:noProof/>
                <w:webHidden/>
              </w:rPr>
              <w:fldChar w:fldCharType="end"/>
            </w:r>
          </w:hyperlink>
        </w:p>
        <w:p w14:paraId="62207C69" w14:textId="517E3AD3" w:rsidR="00605B32" w:rsidRDefault="00625E40">
          <w:pPr>
            <w:pStyle w:val="TOC3"/>
            <w:tabs>
              <w:tab w:val="right" w:leader="dot" w:pos="9019"/>
            </w:tabs>
            <w:rPr>
              <w:rFonts w:asciiTheme="minorHAnsi" w:eastAsiaTheme="minorEastAsia" w:hAnsiTheme="minorHAnsi" w:cstheme="minorBidi"/>
              <w:noProof/>
              <w:lang w:val="en-US"/>
            </w:rPr>
          </w:pPr>
          <w:hyperlink w:anchor="_Toc150318076" w:history="1">
            <w:r w:rsidR="00605B32" w:rsidRPr="00811BEA">
              <w:rPr>
                <w:rStyle w:val="Hyperlink"/>
                <w:rFonts w:ascii="Times New Roman" w:hAnsi="Times New Roman" w:cs="Times New Roman"/>
                <w:b/>
                <w:noProof/>
              </w:rPr>
              <w:t>2.3.5 Cập nhật đồ án</w:t>
            </w:r>
            <w:r w:rsidR="00605B32">
              <w:rPr>
                <w:noProof/>
                <w:webHidden/>
              </w:rPr>
              <w:tab/>
            </w:r>
            <w:r w:rsidR="00605B32">
              <w:rPr>
                <w:noProof/>
                <w:webHidden/>
              </w:rPr>
              <w:fldChar w:fldCharType="begin"/>
            </w:r>
            <w:r w:rsidR="00605B32">
              <w:rPr>
                <w:noProof/>
                <w:webHidden/>
              </w:rPr>
              <w:instrText xml:space="preserve"> PAGEREF _Toc150318076 \h </w:instrText>
            </w:r>
            <w:r w:rsidR="00605B32">
              <w:rPr>
                <w:noProof/>
                <w:webHidden/>
              </w:rPr>
            </w:r>
            <w:r w:rsidR="00605B32">
              <w:rPr>
                <w:noProof/>
                <w:webHidden/>
              </w:rPr>
              <w:fldChar w:fldCharType="separate"/>
            </w:r>
            <w:r w:rsidR="00605B32">
              <w:rPr>
                <w:noProof/>
                <w:webHidden/>
              </w:rPr>
              <w:t>29</w:t>
            </w:r>
            <w:r w:rsidR="00605B32">
              <w:rPr>
                <w:noProof/>
                <w:webHidden/>
              </w:rPr>
              <w:fldChar w:fldCharType="end"/>
            </w:r>
          </w:hyperlink>
        </w:p>
        <w:p w14:paraId="1351A715" w14:textId="4479C1BD" w:rsidR="00605B32" w:rsidRDefault="00625E40">
          <w:pPr>
            <w:pStyle w:val="TOC3"/>
            <w:tabs>
              <w:tab w:val="right" w:leader="dot" w:pos="9019"/>
            </w:tabs>
            <w:rPr>
              <w:rFonts w:asciiTheme="minorHAnsi" w:eastAsiaTheme="minorEastAsia" w:hAnsiTheme="minorHAnsi" w:cstheme="minorBidi"/>
              <w:noProof/>
              <w:lang w:val="en-US"/>
            </w:rPr>
          </w:pPr>
          <w:hyperlink w:anchor="_Toc150318077" w:history="1">
            <w:r w:rsidR="00605B32" w:rsidRPr="00811BEA">
              <w:rPr>
                <w:rStyle w:val="Hyperlink"/>
                <w:rFonts w:ascii="Times New Roman" w:hAnsi="Times New Roman" w:cs="Times New Roman"/>
                <w:b/>
                <w:noProof/>
              </w:rPr>
              <w:t>2.3.6 Cập nhật thông tin cá nhân/ tiến độ nhóm</w:t>
            </w:r>
            <w:r w:rsidR="00605B32">
              <w:rPr>
                <w:noProof/>
                <w:webHidden/>
              </w:rPr>
              <w:tab/>
            </w:r>
            <w:r w:rsidR="00605B32">
              <w:rPr>
                <w:noProof/>
                <w:webHidden/>
              </w:rPr>
              <w:fldChar w:fldCharType="begin"/>
            </w:r>
            <w:r w:rsidR="00605B32">
              <w:rPr>
                <w:noProof/>
                <w:webHidden/>
              </w:rPr>
              <w:instrText xml:space="preserve"> PAGEREF _Toc150318077 \h </w:instrText>
            </w:r>
            <w:r w:rsidR="00605B32">
              <w:rPr>
                <w:noProof/>
                <w:webHidden/>
              </w:rPr>
            </w:r>
            <w:r w:rsidR="00605B32">
              <w:rPr>
                <w:noProof/>
                <w:webHidden/>
              </w:rPr>
              <w:fldChar w:fldCharType="separate"/>
            </w:r>
            <w:r w:rsidR="00605B32">
              <w:rPr>
                <w:noProof/>
                <w:webHidden/>
              </w:rPr>
              <w:t>30</w:t>
            </w:r>
            <w:r w:rsidR="00605B32">
              <w:rPr>
                <w:noProof/>
                <w:webHidden/>
              </w:rPr>
              <w:fldChar w:fldCharType="end"/>
            </w:r>
          </w:hyperlink>
        </w:p>
        <w:p w14:paraId="3E8394E4" w14:textId="6DC3A725" w:rsidR="00605B32" w:rsidRDefault="00625E40">
          <w:pPr>
            <w:pStyle w:val="TOC3"/>
            <w:tabs>
              <w:tab w:val="right" w:leader="dot" w:pos="9019"/>
            </w:tabs>
            <w:rPr>
              <w:rFonts w:asciiTheme="minorHAnsi" w:eastAsiaTheme="minorEastAsia" w:hAnsiTheme="minorHAnsi" w:cstheme="minorBidi"/>
              <w:noProof/>
              <w:lang w:val="en-US"/>
            </w:rPr>
          </w:pPr>
          <w:hyperlink w:anchor="_Toc150318078" w:history="1">
            <w:r w:rsidR="00605B32" w:rsidRPr="00811BEA">
              <w:rPr>
                <w:rStyle w:val="Hyperlink"/>
                <w:rFonts w:ascii="Times New Roman" w:hAnsi="Times New Roman" w:cs="Times New Roman"/>
                <w:b/>
                <w:noProof/>
              </w:rPr>
              <w:t>2.3.7 Theo dõi tiến trình</w:t>
            </w:r>
            <w:r w:rsidR="00605B32">
              <w:rPr>
                <w:noProof/>
                <w:webHidden/>
              </w:rPr>
              <w:tab/>
            </w:r>
            <w:r w:rsidR="00605B32">
              <w:rPr>
                <w:noProof/>
                <w:webHidden/>
              </w:rPr>
              <w:fldChar w:fldCharType="begin"/>
            </w:r>
            <w:r w:rsidR="00605B32">
              <w:rPr>
                <w:noProof/>
                <w:webHidden/>
              </w:rPr>
              <w:instrText xml:space="preserve"> PAGEREF _Toc150318078 \h </w:instrText>
            </w:r>
            <w:r w:rsidR="00605B32">
              <w:rPr>
                <w:noProof/>
                <w:webHidden/>
              </w:rPr>
            </w:r>
            <w:r w:rsidR="00605B32">
              <w:rPr>
                <w:noProof/>
                <w:webHidden/>
              </w:rPr>
              <w:fldChar w:fldCharType="separate"/>
            </w:r>
            <w:r w:rsidR="00605B32">
              <w:rPr>
                <w:noProof/>
                <w:webHidden/>
              </w:rPr>
              <w:t>32</w:t>
            </w:r>
            <w:r w:rsidR="00605B32">
              <w:rPr>
                <w:noProof/>
                <w:webHidden/>
              </w:rPr>
              <w:fldChar w:fldCharType="end"/>
            </w:r>
          </w:hyperlink>
        </w:p>
        <w:p w14:paraId="58F3B483" w14:textId="39FA03CE" w:rsidR="00605B32" w:rsidRDefault="00625E40">
          <w:pPr>
            <w:pStyle w:val="TOC3"/>
            <w:tabs>
              <w:tab w:val="right" w:leader="dot" w:pos="9019"/>
            </w:tabs>
            <w:rPr>
              <w:rFonts w:asciiTheme="minorHAnsi" w:eastAsiaTheme="minorEastAsia" w:hAnsiTheme="minorHAnsi" w:cstheme="minorBidi"/>
              <w:noProof/>
              <w:lang w:val="en-US"/>
            </w:rPr>
          </w:pPr>
          <w:hyperlink w:anchor="_Toc150318079" w:history="1">
            <w:r w:rsidR="00605B32" w:rsidRPr="00811BEA">
              <w:rPr>
                <w:rStyle w:val="Hyperlink"/>
                <w:rFonts w:ascii="Times New Roman" w:hAnsi="Times New Roman" w:cs="Times New Roman"/>
                <w:b/>
                <w:noProof/>
              </w:rPr>
              <w:t>2.3.8 Lịch báo cáo</w:t>
            </w:r>
            <w:r w:rsidR="00605B32">
              <w:rPr>
                <w:noProof/>
                <w:webHidden/>
              </w:rPr>
              <w:tab/>
            </w:r>
            <w:r w:rsidR="00605B32">
              <w:rPr>
                <w:noProof/>
                <w:webHidden/>
              </w:rPr>
              <w:fldChar w:fldCharType="begin"/>
            </w:r>
            <w:r w:rsidR="00605B32">
              <w:rPr>
                <w:noProof/>
                <w:webHidden/>
              </w:rPr>
              <w:instrText xml:space="preserve"> PAGEREF _Toc150318079 \h </w:instrText>
            </w:r>
            <w:r w:rsidR="00605B32">
              <w:rPr>
                <w:noProof/>
                <w:webHidden/>
              </w:rPr>
            </w:r>
            <w:r w:rsidR="00605B32">
              <w:rPr>
                <w:noProof/>
                <w:webHidden/>
              </w:rPr>
              <w:fldChar w:fldCharType="separate"/>
            </w:r>
            <w:r w:rsidR="00605B32">
              <w:rPr>
                <w:noProof/>
                <w:webHidden/>
              </w:rPr>
              <w:t>33</w:t>
            </w:r>
            <w:r w:rsidR="00605B32">
              <w:rPr>
                <w:noProof/>
                <w:webHidden/>
              </w:rPr>
              <w:fldChar w:fldCharType="end"/>
            </w:r>
          </w:hyperlink>
        </w:p>
        <w:p w14:paraId="1860DC96" w14:textId="09CF2FE8" w:rsidR="00605B32" w:rsidRDefault="00625E40">
          <w:pPr>
            <w:pStyle w:val="TOC2"/>
            <w:tabs>
              <w:tab w:val="right" w:leader="dot" w:pos="9019"/>
            </w:tabs>
            <w:rPr>
              <w:rFonts w:asciiTheme="minorHAnsi" w:eastAsiaTheme="minorEastAsia" w:hAnsiTheme="minorHAnsi" w:cstheme="minorBidi"/>
              <w:noProof/>
              <w:lang w:val="en-US"/>
            </w:rPr>
          </w:pPr>
          <w:hyperlink w:anchor="_Toc150318080" w:history="1">
            <w:r w:rsidR="00605B32" w:rsidRPr="00811BEA">
              <w:rPr>
                <w:rStyle w:val="Hyperlink"/>
                <w:rFonts w:ascii="Times New Roman" w:hAnsi="Times New Roman" w:cs="Times New Roman"/>
                <w:b/>
                <w:noProof/>
              </w:rPr>
              <w:t>2.4 Yêu cầu phi chức năng</w:t>
            </w:r>
            <w:r w:rsidR="00605B32">
              <w:rPr>
                <w:noProof/>
                <w:webHidden/>
              </w:rPr>
              <w:tab/>
            </w:r>
            <w:r w:rsidR="00605B32">
              <w:rPr>
                <w:noProof/>
                <w:webHidden/>
              </w:rPr>
              <w:fldChar w:fldCharType="begin"/>
            </w:r>
            <w:r w:rsidR="00605B32">
              <w:rPr>
                <w:noProof/>
                <w:webHidden/>
              </w:rPr>
              <w:instrText xml:space="preserve"> PAGEREF _Toc150318080 \h </w:instrText>
            </w:r>
            <w:r w:rsidR="00605B32">
              <w:rPr>
                <w:noProof/>
                <w:webHidden/>
              </w:rPr>
            </w:r>
            <w:r w:rsidR="00605B32">
              <w:rPr>
                <w:noProof/>
                <w:webHidden/>
              </w:rPr>
              <w:fldChar w:fldCharType="separate"/>
            </w:r>
            <w:r w:rsidR="00605B32">
              <w:rPr>
                <w:noProof/>
                <w:webHidden/>
              </w:rPr>
              <w:t>34</w:t>
            </w:r>
            <w:r w:rsidR="00605B32">
              <w:rPr>
                <w:noProof/>
                <w:webHidden/>
              </w:rPr>
              <w:fldChar w:fldCharType="end"/>
            </w:r>
          </w:hyperlink>
        </w:p>
        <w:p w14:paraId="56FB158C" w14:textId="70DE461B" w:rsidR="00605B32" w:rsidRDefault="00625E40">
          <w:pPr>
            <w:pStyle w:val="TOC1"/>
            <w:tabs>
              <w:tab w:val="right" w:leader="dot" w:pos="9019"/>
            </w:tabs>
            <w:rPr>
              <w:rFonts w:asciiTheme="minorHAnsi" w:eastAsiaTheme="minorEastAsia" w:hAnsiTheme="minorHAnsi" w:cstheme="minorBidi"/>
              <w:noProof/>
              <w:lang w:val="en-US"/>
            </w:rPr>
          </w:pPr>
          <w:hyperlink w:anchor="_Toc150318081" w:history="1">
            <w:r w:rsidR="00605B32" w:rsidRPr="00811BEA">
              <w:rPr>
                <w:rStyle w:val="Hyperlink"/>
                <w:rFonts w:ascii="Times New Roman" w:hAnsi="Times New Roman" w:cs="Times New Roman"/>
                <w:b/>
                <w:noProof/>
              </w:rPr>
              <w:t>Chương III CÔNG NGHỆ SỬ DỤNG</w:t>
            </w:r>
            <w:r w:rsidR="00605B32">
              <w:rPr>
                <w:noProof/>
                <w:webHidden/>
              </w:rPr>
              <w:tab/>
            </w:r>
            <w:r w:rsidR="00605B32">
              <w:rPr>
                <w:noProof/>
                <w:webHidden/>
              </w:rPr>
              <w:fldChar w:fldCharType="begin"/>
            </w:r>
            <w:r w:rsidR="00605B32">
              <w:rPr>
                <w:noProof/>
                <w:webHidden/>
              </w:rPr>
              <w:instrText xml:space="preserve"> PAGEREF _Toc150318081 \h </w:instrText>
            </w:r>
            <w:r w:rsidR="00605B32">
              <w:rPr>
                <w:noProof/>
                <w:webHidden/>
              </w:rPr>
            </w:r>
            <w:r w:rsidR="00605B32">
              <w:rPr>
                <w:noProof/>
                <w:webHidden/>
              </w:rPr>
              <w:fldChar w:fldCharType="separate"/>
            </w:r>
            <w:r w:rsidR="00605B32">
              <w:rPr>
                <w:noProof/>
                <w:webHidden/>
              </w:rPr>
              <w:t>35</w:t>
            </w:r>
            <w:r w:rsidR="00605B32">
              <w:rPr>
                <w:noProof/>
                <w:webHidden/>
              </w:rPr>
              <w:fldChar w:fldCharType="end"/>
            </w:r>
          </w:hyperlink>
        </w:p>
        <w:p w14:paraId="79767865" w14:textId="38EBCC85" w:rsidR="00605B32" w:rsidRDefault="00625E40">
          <w:pPr>
            <w:pStyle w:val="TOC2"/>
            <w:tabs>
              <w:tab w:val="right" w:leader="dot" w:pos="9019"/>
            </w:tabs>
            <w:rPr>
              <w:rFonts w:asciiTheme="minorHAnsi" w:eastAsiaTheme="minorEastAsia" w:hAnsiTheme="minorHAnsi" w:cstheme="minorBidi"/>
              <w:noProof/>
              <w:lang w:val="en-US"/>
            </w:rPr>
          </w:pPr>
          <w:hyperlink w:anchor="_Toc150318082" w:history="1">
            <w:r w:rsidR="00605B32" w:rsidRPr="00811BEA">
              <w:rPr>
                <w:rStyle w:val="Hyperlink"/>
                <w:rFonts w:ascii="Times New Roman" w:hAnsi="Times New Roman" w:cs="Times New Roman"/>
                <w:b/>
                <w:bCs/>
                <w:noProof/>
              </w:rPr>
              <w:t>3.1 FRONT- END</w:t>
            </w:r>
            <w:r w:rsidR="00605B32">
              <w:rPr>
                <w:noProof/>
                <w:webHidden/>
              </w:rPr>
              <w:tab/>
            </w:r>
            <w:r w:rsidR="00605B32">
              <w:rPr>
                <w:noProof/>
                <w:webHidden/>
              </w:rPr>
              <w:fldChar w:fldCharType="begin"/>
            </w:r>
            <w:r w:rsidR="00605B32">
              <w:rPr>
                <w:noProof/>
                <w:webHidden/>
              </w:rPr>
              <w:instrText xml:space="preserve"> PAGEREF _Toc150318082 \h </w:instrText>
            </w:r>
            <w:r w:rsidR="00605B32">
              <w:rPr>
                <w:noProof/>
                <w:webHidden/>
              </w:rPr>
            </w:r>
            <w:r w:rsidR="00605B32">
              <w:rPr>
                <w:noProof/>
                <w:webHidden/>
              </w:rPr>
              <w:fldChar w:fldCharType="separate"/>
            </w:r>
            <w:r w:rsidR="00605B32">
              <w:rPr>
                <w:noProof/>
                <w:webHidden/>
              </w:rPr>
              <w:t>35</w:t>
            </w:r>
            <w:r w:rsidR="00605B32">
              <w:rPr>
                <w:noProof/>
                <w:webHidden/>
              </w:rPr>
              <w:fldChar w:fldCharType="end"/>
            </w:r>
          </w:hyperlink>
        </w:p>
        <w:p w14:paraId="50F5A10B" w14:textId="4259F4A3" w:rsidR="00605B32" w:rsidRDefault="00625E40">
          <w:pPr>
            <w:pStyle w:val="TOC2"/>
            <w:tabs>
              <w:tab w:val="right" w:leader="dot" w:pos="9019"/>
            </w:tabs>
            <w:rPr>
              <w:rFonts w:asciiTheme="minorHAnsi" w:eastAsiaTheme="minorEastAsia" w:hAnsiTheme="minorHAnsi" w:cstheme="minorBidi"/>
              <w:noProof/>
              <w:lang w:val="en-US"/>
            </w:rPr>
          </w:pPr>
          <w:hyperlink w:anchor="_Toc150318083" w:history="1">
            <w:r w:rsidR="00605B32" w:rsidRPr="00811BEA">
              <w:rPr>
                <w:rStyle w:val="Hyperlink"/>
                <w:rFonts w:ascii="Times New Roman" w:hAnsi="Times New Roman" w:cs="Times New Roman"/>
                <w:b/>
                <w:bCs/>
                <w:noProof/>
              </w:rPr>
              <w:t>3.2 BACK-END</w:t>
            </w:r>
            <w:r w:rsidR="00605B32">
              <w:rPr>
                <w:noProof/>
                <w:webHidden/>
              </w:rPr>
              <w:tab/>
            </w:r>
            <w:r w:rsidR="00605B32">
              <w:rPr>
                <w:noProof/>
                <w:webHidden/>
              </w:rPr>
              <w:fldChar w:fldCharType="begin"/>
            </w:r>
            <w:r w:rsidR="00605B32">
              <w:rPr>
                <w:noProof/>
                <w:webHidden/>
              </w:rPr>
              <w:instrText xml:space="preserve"> PAGEREF _Toc150318083 \h </w:instrText>
            </w:r>
            <w:r w:rsidR="00605B32">
              <w:rPr>
                <w:noProof/>
                <w:webHidden/>
              </w:rPr>
            </w:r>
            <w:r w:rsidR="00605B32">
              <w:rPr>
                <w:noProof/>
                <w:webHidden/>
              </w:rPr>
              <w:fldChar w:fldCharType="separate"/>
            </w:r>
            <w:r w:rsidR="00605B32">
              <w:rPr>
                <w:noProof/>
                <w:webHidden/>
              </w:rPr>
              <w:t>36</w:t>
            </w:r>
            <w:r w:rsidR="00605B32">
              <w:rPr>
                <w:noProof/>
                <w:webHidden/>
              </w:rPr>
              <w:fldChar w:fldCharType="end"/>
            </w:r>
          </w:hyperlink>
        </w:p>
        <w:p w14:paraId="7A3001A1" w14:textId="59F33D52" w:rsidR="00605B32" w:rsidRDefault="00625E40">
          <w:pPr>
            <w:pStyle w:val="TOC2"/>
            <w:tabs>
              <w:tab w:val="right" w:leader="dot" w:pos="9019"/>
            </w:tabs>
            <w:rPr>
              <w:rFonts w:asciiTheme="minorHAnsi" w:eastAsiaTheme="minorEastAsia" w:hAnsiTheme="minorHAnsi" w:cstheme="minorBidi"/>
              <w:noProof/>
              <w:lang w:val="en-US"/>
            </w:rPr>
          </w:pPr>
          <w:hyperlink w:anchor="_Toc150318084" w:history="1">
            <w:r w:rsidR="00605B32" w:rsidRPr="00811BEA">
              <w:rPr>
                <w:rStyle w:val="Hyperlink"/>
                <w:rFonts w:ascii="Times New Roman" w:hAnsi="Times New Roman" w:cs="Times New Roman"/>
                <w:b/>
                <w:bCs/>
                <w:noProof/>
              </w:rPr>
              <w:t>3.3 DATABASE</w:t>
            </w:r>
            <w:r w:rsidR="00605B32">
              <w:rPr>
                <w:noProof/>
                <w:webHidden/>
              </w:rPr>
              <w:tab/>
            </w:r>
            <w:r w:rsidR="00605B32">
              <w:rPr>
                <w:noProof/>
                <w:webHidden/>
              </w:rPr>
              <w:fldChar w:fldCharType="begin"/>
            </w:r>
            <w:r w:rsidR="00605B32">
              <w:rPr>
                <w:noProof/>
                <w:webHidden/>
              </w:rPr>
              <w:instrText xml:space="preserve"> PAGEREF _Toc150318084 \h </w:instrText>
            </w:r>
            <w:r w:rsidR="00605B32">
              <w:rPr>
                <w:noProof/>
                <w:webHidden/>
              </w:rPr>
            </w:r>
            <w:r w:rsidR="00605B32">
              <w:rPr>
                <w:noProof/>
                <w:webHidden/>
              </w:rPr>
              <w:fldChar w:fldCharType="separate"/>
            </w:r>
            <w:r w:rsidR="00605B32">
              <w:rPr>
                <w:noProof/>
                <w:webHidden/>
              </w:rPr>
              <w:t>38</w:t>
            </w:r>
            <w:r w:rsidR="00605B32">
              <w:rPr>
                <w:noProof/>
                <w:webHidden/>
              </w:rPr>
              <w:fldChar w:fldCharType="end"/>
            </w:r>
          </w:hyperlink>
        </w:p>
        <w:p w14:paraId="1EBB6724" w14:textId="37323834" w:rsidR="00605B32" w:rsidRDefault="00625E40">
          <w:pPr>
            <w:pStyle w:val="TOC2"/>
            <w:tabs>
              <w:tab w:val="right" w:leader="dot" w:pos="9019"/>
            </w:tabs>
            <w:rPr>
              <w:rFonts w:asciiTheme="minorHAnsi" w:eastAsiaTheme="minorEastAsia" w:hAnsiTheme="minorHAnsi" w:cstheme="minorBidi"/>
              <w:noProof/>
              <w:lang w:val="en-US"/>
            </w:rPr>
          </w:pPr>
          <w:hyperlink w:anchor="_Toc150318085" w:history="1">
            <w:r w:rsidR="00605B32" w:rsidRPr="00811BEA">
              <w:rPr>
                <w:rStyle w:val="Hyperlink"/>
                <w:rFonts w:ascii="Times New Roman" w:hAnsi="Times New Roman" w:cs="Times New Roman"/>
                <w:b/>
                <w:bCs/>
                <w:noProof/>
              </w:rPr>
              <w:t>3.4 FRAMEWORK</w:t>
            </w:r>
            <w:r w:rsidR="00605B32">
              <w:rPr>
                <w:noProof/>
                <w:webHidden/>
              </w:rPr>
              <w:tab/>
            </w:r>
            <w:r w:rsidR="00605B32">
              <w:rPr>
                <w:noProof/>
                <w:webHidden/>
              </w:rPr>
              <w:fldChar w:fldCharType="begin"/>
            </w:r>
            <w:r w:rsidR="00605B32">
              <w:rPr>
                <w:noProof/>
                <w:webHidden/>
              </w:rPr>
              <w:instrText xml:space="preserve"> PAGEREF _Toc150318085 \h </w:instrText>
            </w:r>
            <w:r w:rsidR="00605B32">
              <w:rPr>
                <w:noProof/>
                <w:webHidden/>
              </w:rPr>
            </w:r>
            <w:r w:rsidR="00605B32">
              <w:rPr>
                <w:noProof/>
                <w:webHidden/>
              </w:rPr>
              <w:fldChar w:fldCharType="separate"/>
            </w:r>
            <w:r w:rsidR="00605B32">
              <w:rPr>
                <w:noProof/>
                <w:webHidden/>
              </w:rPr>
              <w:t>40</w:t>
            </w:r>
            <w:r w:rsidR="00605B32">
              <w:rPr>
                <w:noProof/>
                <w:webHidden/>
              </w:rPr>
              <w:fldChar w:fldCharType="end"/>
            </w:r>
          </w:hyperlink>
        </w:p>
        <w:p w14:paraId="1670880D" w14:textId="2BE27D7F" w:rsidR="00605B32" w:rsidRDefault="00625E40">
          <w:pPr>
            <w:pStyle w:val="TOC3"/>
            <w:tabs>
              <w:tab w:val="right" w:leader="dot" w:pos="9019"/>
            </w:tabs>
            <w:rPr>
              <w:rFonts w:asciiTheme="minorHAnsi" w:eastAsiaTheme="minorEastAsia" w:hAnsiTheme="minorHAnsi" w:cstheme="minorBidi"/>
              <w:noProof/>
              <w:lang w:val="en-US"/>
            </w:rPr>
          </w:pPr>
          <w:hyperlink w:anchor="_Toc150318086" w:history="1">
            <w:r w:rsidR="00605B32" w:rsidRPr="00811BEA">
              <w:rPr>
                <w:rStyle w:val="Hyperlink"/>
                <w:rFonts w:ascii="Times New Roman" w:hAnsi="Times New Roman" w:cs="Times New Roman"/>
                <w:b/>
                <w:bCs/>
                <w:noProof/>
                <w:lang w:val="en-US"/>
              </w:rPr>
              <w:t>3.4.1 Bootstrap</w:t>
            </w:r>
            <w:r w:rsidR="00605B32">
              <w:rPr>
                <w:noProof/>
                <w:webHidden/>
              </w:rPr>
              <w:tab/>
            </w:r>
            <w:r w:rsidR="00605B32">
              <w:rPr>
                <w:noProof/>
                <w:webHidden/>
              </w:rPr>
              <w:fldChar w:fldCharType="begin"/>
            </w:r>
            <w:r w:rsidR="00605B32">
              <w:rPr>
                <w:noProof/>
                <w:webHidden/>
              </w:rPr>
              <w:instrText xml:space="preserve"> PAGEREF _Toc150318086 \h </w:instrText>
            </w:r>
            <w:r w:rsidR="00605B32">
              <w:rPr>
                <w:noProof/>
                <w:webHidden/>
              </w:rPr>
            </w:r>
            <w:r w:rsidR="00605B32">
              <w:rPr>
                <w:noProof/>
                <w:webHidden/>
              </w:rPr>
              <w:fldChar w:fldCharType="separate"/>
            </w:r>
            <w:r w:rsidR="00605B32">
              <w:rPr>
                <w:noProof/>
                <w:webHidden/>
              </w:rPr>
              <w:t>40</w:t>
            </w:r>
            <w:r w:rsidR="00605B32">
              <w:rPr>
                <w:noProof/>
                <w:webHidden/>
              </w:rPr>
              <w:fldChar w:fldCharType="end"/>
            </w:r>
          </w:hyperlink>
        </w:p>
        <w:p w14:paraId="7620287F" w14:textId="6AC71651" w:rsidR="00605B32" w:rsidRDefault="00625E40">
          <w:pPr>
            <w:pStyle w:val="TOC3"/>
            <w:tabs>
              <w:tab w:val="right" w:leader="dot" w:pos="9019"/>
            </w:tabs>
            <w:rPr>
              <w:rFonts w:asciiTheme="minorHAnsi" w:eastAsiaTheme="minorEastAsia" w:hAnsiTheme="minorHAnsi" w:cstheme="minorBidi"/>
              <w:noProof/>
              <w:lang w:val="en-US"/>
            </w:rPr>
          </w:pPr>
          <w:hyperlink w:anchor="_Toc150318087" w:history="1">
            <w:r w:rsidR="00605B32" w:rsidRPr="00811BEA">
              <w:rPr>
                <w:rStyle w:val="Hyperlink"/>
                <w:rFonts w:ascii="Times New Roman" w:hAnsi="Times New Roman" w:cs="Times New Roman"/>
                <w:b/>
                <w:bCs/>
                <w:noProof/>
                <w:lang w:val="en-US"/>
              </w:rPr>
              <w:t>3.4.2 Laravel</w:t>
            </w:r>
            <w:r w:rsidR="00605B32">
              <w:rPr>
                <w:noProof/>
                <w:webHidden/>
              </w:rPr>
              <w:tab/>
            </w:r>
            <w:r w:rsidR="00605B32">
              <w:rPr>
                <w:noProof/>
                <w:webHidden/>
              </w:rPr>
              <w:fldChar w:fldCharType="begin"/>
            </w:r>
            <w:r w:rsidR="00605B32">
              <w:rPr>
                <w:noProof/>
                <w:webHidden/>
              </w:rPr>
              <w:instrText xml:space="preserve"> PAGEREF _Toc150318087 \h </w:instrText>
            </w:r>
            <w:r w:rsidR="00605B32">
              <w:rPr>
                <w:noProof/>
                <w:webHidden/>
              </w:rPr>
            </w:r>
            <w:r w:rsidR="00605B32">
              <w:rPr>
                <w:noProof/>
                <w:webHidden/>
              </w:rPr>
              <w:fldChar w:fldCharType="separate"/>
            </w:r>
            <w:r w:rsidR="00605B32">
              <w:rPr>
                <w:noProof/>
                <w:webHidden/>
              </w:rPr>
              <w:t>41</w:t>
            </w:r>
            <w:r w:rsidR="00605B32">
              <w:rPr>
                <w:noProof/>
                <w:webHidden/>
              </w:rPr>
              <w:fldChar w:fldCharType="end"/>
            </w:r>
          </w:hyperlink>
        </w:p>
        <w:p w14:paraId="4ABE7ECE" w14:textId="5F5AA3F8" w:rsidR="00605B32" w:rsidRDefault="00625E40">
          <w:pPr>
            <w:pStyle w:val="TOC1"/>
            <w:tabs>
              <w:tab w:val="right" w:leader="dot" w:pos="9019"/>
            </w:tabs>
            <w:rPr>
              <w:rFonts w:asciiTheme="minorHAnsi" w:eastAsiaTheme="minorEastAsia" w:hAnsiTheme="minorHAnsi" w:cstheme="minorBidi"/>
              <w:noProof/>
              <w:lang w:val="en-US"/>
            </w:rPr>
          </w:pPr>
          <w:hyperlink w:anchor="_Toc150318088" w:history="1">
            <w:r w:rsidR="00605B32" w:rsidRPr="00811BEA">
              <w:rPr>
                <w:rStyle w:val="Hyperlink"/>
                <w:rFonts w:ascii="Times New Roman" w:hAnsi="Times New Roman" w:cs="Times New Roman"/>
                <w:b/>
                <w:noProof/>
              </w:rPr>
              <w:t>Chương IV: PHÁT TRIỂN VÀ TRIỂN KHAI ỨNG DỤNG</w:t>
            </w:r>
            <w:r w:rsidR="00605B32">
              <w:rPr>
                <w:noProof/>
                <w:webHidden/>
              </w:rPr>
              <w:tab/>
            </w:r>
            <w:r w:rsidR="00605B32">
              <w:rPr>
                <w:noProof/>
                <w:webHidden/>
              </w:rPr>
              <w:fldChar w:fldCharType="begin"/>
            </w:r>
            <w:r w:rsidR="00605B32">
              <w:rPr>
                <w:noProof/>
                <w:webHidden/>
              </w:rPr>
              <w:instrText xml:space="preserve"> PAGEREF _Toc150318088 \h </w:instrText>
            </w:r>
            <w:r w:rsidR="00605B32">
              <w:rPr>
                <w:noProof/>
                <w:webHidden/>
              </w:rPr>
            </w:r>
            <w:r w:rsidR="00605B32">
              <w:rPr>
                <w:noProof/>
                <w:webHidden/>
              </w:rPr>
              <w:fldChar w:fldCharType="separate"/>
            </w:r>
            <w:r w:rsidR="00605B32">
              <w:rPr>
                <w:noProof/>
                <w:webHidden/>
              </w:rPr>
              <w:t>45</w:t>
            </w:r>
            <w:r w:rsidR="00605B32">
              <w:rPr>
                <w:noProof/>
                <w:webHidden/>
              </w:rPr>
              <w:fldChar w:fldCharType="end"/>
            </w:r>
          </w:hyperlink>
        </w:p>
        <w:p w14:paraId="0913899E" w14:textId="504A8997" w:rsidR="00605B32" w:rsidRDefault="00625E40">
          <w:pPr>
            <w:pStyle w:val="TOC2"/>
            <w:tabs>
              <w:tab w:val="right" w:leader="dot" w:pos="9019"/>
            </w:tabs>
            <w:rPr>
              <w:rFonts w:asciiTheme="minorHAnsi" w:eastAsiaTheme="minorEastAsia" w:hAnsiTheme="minorHAnsi" w:cstheme="minorBidi"/>
              <w:noProof/>
              <w:lang w:val="en-US"/>
            </w:rPr>
          </w:pPr>
          <w:hyperlink w:anchor="_Toc150318089" w:history="1">
            <w:r w:rsidR="00605B32" w:rsidRPr="00811BEA">
              <w:rPr>
                <w:rStyle w:val="Hyperlink"/>
                <w:rFonts w:ascii="Times New Roman" w:hAnsi="Times New Roman" w:cs="Times New Roman"/>
                <w:b/>
                <w:noProof/>
              </w:rPr>
              <w:t>4.1 Thiết kế tổng quan</w:t>
            </w:r>
            <w:r w:rsidR="00605B32">
              <w:rPr>
                <w:noProof/>
                <w:webHidden/>
              </w:rPr>
              <w:tab/>
            </w:r>
            <w:r w:rsidR="00605B32">
              <w:rPr>
                <w:noProof/>
                <w:webHidden/>
              </w:rPr>
              <w:fldChar w:fldCharType="begin"/>
            </w:r>
            <w:r w:rsidR="00605B32">
              <w:rPr>
                <w:noProof/>
                <w:webHidden/>
              </w:rPr>
              <w:instrText xml:space="preserve"> PAGEREF _Toc150318089 \h </w:instrText>
            </w:r>
            <w:r w:rsidR="00605B32">
              <w:rPr>
                <w:noProof/>
                <w:webHidden/>
              </w:rPr>
            </w:r>
            <w:r w:rsidR="00605B32">
              <w:rPr>
                <w:noProof/>
                <w:webHidden/>
              </w:rPr>
              <w:fldChar w:fldCharType="separate"/>
            </w:r>
            <w:r w:rsidR="00605B32">
              <w:rPr>
                <w:noProof/>
                <w:webHidden/>
              </w:rPr>
              <w:t>45</w:t>
            </w:r>
            <w:r w:rsidR="00605B32">
              <w:rPr>
                <w:noProof/>
                <w:webHidden/>
              </w:rPr>
              <w:fldChar w:fldCharType="end"/>
            </w:r>
          </w:hyperlink>
        </w:p>
        <w:p w14:paraId="4D9331A3" w14:textId="5F818053" w:rsidR="00605B32" w:rsidRDefault="00625E40">
          <w:pPr>
            <w:pStyle w:val="TOC2"/>
            <w:tabs>
              <w:tab w:val="right" w:leader="dot" w:pos="9019"/>
            </w:tabs>
            <w:rPr>
              <w:rFonts w:asciiTheme="minorHAnsi" w:eastAsiaTheme="minorEastAsia" w:hAnsiTheme="minorHAnsi" w:cstheme="minorBidi"/>
              <w:noProof/>
              <w:lang w:val="en-US"/>
            </w:rPr>
          </w:pPr>
          <w:hyperlink w:anchor="_Toc150318090" w:history="1">
            <w:r w:rsidR="00605B32" w:rsidRPr="00811BEA">
              <w:rPr>
                <w:rStyle w:val="Hyperlink"/>
                <w:rFonts w:ascii="Times New Roman" w:hAnsi="Times New Roman" w:cs="Times New Roman"/>
                <w:b/>
                <w:noProof/>
              </w:rPr>
              <w:t>4.2 Thiết kế chi tiết</w:t>
            </w:r>
            <w:r w:rsidR="00605B32">
              <w:rPr>
                <w:noProof/>
                <w:webHidden/>
              </w:rPr>
              <w:tab/>
            </w:r>
            <w:r w:rsidR="00605B32">
              <w:rPr>
                <w:noProof/>
                <w:webHidden/>
              </w:rPr>
              <w:fldChar w:fldCharType="begin"/>
            </w:r>
            <w:r w:rsidR="00605B32">
              <w:rPr>
                <w:noProof/>
                <w:webHidden/>
              </w:rPr>
              <w:instrText xml:space="preserve"> PAGEREF _Toc150318090 \h </w:instrText>
            </w:r>
            <w:r w:rsidR="00605B32">
              <w:rPr>
                <w:noProof/>
                <w:webHidden/>
              </w:rPr>
            </w:r>
            <w:r w:rsidR="00605B32">
              <w:rPr>
                <w:noProof/>
                <w:webHidden/>
              </w:rPr>
              <w:fldChar w:fldCharType="separate"/>
            </w:r>
            <w:r w:rsidR="00605B32">
              <w:rPr>
                <w:noProof/>
                <w:webHidden/>
              </w:rPr>
              <w:t>46</w:t>
            </w:r>
            <w:r w:rsidR="00605B32">
              <w:rPr>
                <w:noProof/>
                <w:webHidden/>
              </w:rPr>
              <w:fldChar w:fldCharType="end"/>
            </w:r>
          </w:hyperlink>
        </w:p>
        <w:p w14:paraId="22E41FBF" w14:textId="59F1FBBA" w:rsidR="00605B32" w:rsidRDefault="00625E40">
          <w:pPr>
            <w:pStyle w:val="TOC3"/>
            <w:tabs>
              <w:tab w:val="right" w:leader="dot" w:pos="9019"/>
            </w:tabs>
            <w:rPr>
              <w:rFonts w:asciiTheme="minorHAnsi" w:eastAsiaTheme="minorEastAsia" w:hAnsiTheme="minorHAnsi" w:cstheme="minorBidi"/>
              <w:noProof/>
              <w:lang w:val="en-US"/>
            </w:rPr>
          </w:pPr>
          <w:hyperlink w:anchor="_Toc150318091" w:history="1">
            <w:r w:rsidR="00605B32" w:rsidRPr="00811BEA">
              <w:rPr>
                <w:rStyle w:val="Hyperlink"/>
                <w:rFonts w:ascii="Times New Roman" w:hAnsi="Times New Roman" w:cs="Times New Roman"/>
                <w:b/>
                <w:noProof/>
              </w:rPr>
              <w:t>4.2.1 Thiết kế giao diện</w:t>
            </w:r>
            <w:r w:rsidR="00605B32">
              <w:rPr>
                <w:noProof/>
                <w:webHidden/>
              </w:rPr>
              <w:tab/>
            </w:r>
            <w:r w:rsidR="00605B32">
              <w:rPr>
                <w:noProof/>
                <w:webHidden/>
              </w:rPr>
              <w:fldChar w:fldCharType="begin"/>
            </w:r>
            <w:r w:rsidR="00605B32">
              <w:rPr>
                <w:noProof/>
                <w:webHidden/>
              </w:rPr>
              <w:instrText xml:space="preserve"> PAGEREF _Toc150318091 \h </w:instrText>
            </w:r>
            <w:r w:rsidR="00605B32">
              <w:rPr>
                <w:noProof/>
                <w:webHidden/>
              </w:rPr>
            </w:r>
            <w:r w:rsidR="00605B32">
              <w:rPr>
                <w:noProof/>
                <w:webHidden/>
              </w:rPr>
              <w:fldChar w:fldCharType="separate"/>
            </w:r>
            <w:r w:rsidR="00605B32">
              <w:rPr>
                <w:noProof/>
                <w:webHidden/>
              </w:rPr>
              <w:t>46</w:t>
            </w:r>
            <w:r w:rsidR="00605B32">
              <w:rPr>
                <w:noProof/>
                <w:webHidden/>
              </w:rPr>
              <w:fldChar w:fldCharType="end"/>
            </w:r>
          </w:hyperlink>
        </w:p>
        <w:p w14:paraId="24A29A96" w14:textId="0198B59C" w:rsidR="00605B32" w:rsidRDefault="00625E40">
          <w:pPr>
            <w:pStyle w:val="TOC3"/>
            <w:tabs>
              <w:tab w:val="right" w:leader="dot" w:pos="9019"/>
            </w:tabs>
            <w:rPr>
              <w:rFonts w:asciiTheme="minorHAnsi" w:eastAsiaTheme="minorEastAsia" w:hAnsiTheme="minorHAnsi" w:cstheme="minorBidi"/>
              <w:noProof/>
              <w:lang w:val="en-US"/>
            </w:rPr>
          </w:pPr>
          <w:hyperlink w:anchor="_Toc150318092" w:history="1">
            <w:r w:rsidR="00605B32" w:rsidRPr="00811BEA">
              <w:rPr>
                <w:rStyle w:val="Hyperlink"/>
                <w:rFonts w:ascii="Times New Roman" w:hAnsi="Times New Roman" w:cs="Times New Roman"/>
                <w:b/>
                <w:noProof/>
              </w:rPr>
              <w:t>4.2.2 Thiết kế cơ sở dữ liệu</w:t>
            </w:r>
            <w:r w:rsidR="00605B32">
              <w:rPr>
                <w:noProof/>
                <w:webHidden/>
              </w:rPr>
              <w:tab/>
            </w:r>
            <w:r w:rsidR="00605B32">
              <w:rPr>
                <w:noProof/>
                <w:webHidden/>
              </w:rPr>
              <w:fldChar w:fldCharType="begin"/>
            </w:r>
            <w:r w:rsidR="00605B32">
              <w:rPr>
                <w:noProof/>
                <w:webHidden/>
              </w:rPr>
              <w:instrText xml:space="preserve"> PAGEREF _Toc150318092 \h </w:instrText>
            </w:r>
            <w:r w:rsidR="00605B32">
              <w:rPr>
                <w:noProof/>
                <w:webHidden/>
              </w:rPr>
            </w:r>
            <w:r w:rsidR="00605B32">
              <w:rPr>
                <w:noProof/>
                <w:webHidden/>
              </w:rPr>
              <w:fldChar w:fldCharType="separate"/>
            </w:r>
            <w:r w:rsidR="00605B32">
              <w:rPr>
                <w:noProof/>
                <w:webHidden/>
              </w:rPr>
              <w:t>48</w:t>
            </w:r>
            <w:r w:rsidR="00605B32">
              <w:rPr>
                <w:noProof/>
                <w:webHidden/>
              </w:rPr>
              <w:fldChar w:fldCharType="end"/>
            </w:r>
          </w:hyperlink>
        </w:p>
        <w:p w14:paraId="0D1128D0" w14:textId="18B511E0" w:rsidR="00605B32" w:rsidRDefault="00625E40">
          <w:pPr>
            <w:pStyle w:val="TOC2"/>
            <w:tabs>
              <w:tab w:val="right" w:leader="dot" w:pos="9019"/>
            </w:tabs>
            <w:rPr>
              <w:rFonts w:asciiTheme="minorHAnsi" w:eastAsiaTheme="minorEastAsia" w:hAnsiTheme="minorHAnsi" w:cstheme="minorBidi"/>
              <w:noProof/>
              <w:lang w:val="en-US"/>
            </w:rPr>
          </w:pPr>
          <w:hyperlink w:anchor="_Toc150318093" w:history="1">
            <w:r w:rsidR="00605B32" w:rsidRPr="00811BEA">
              <w:rPr>
                <w:rStyle w:val="Hyperlink"/>
                <w:rFonts w:ascii="Times New Roman" w:hAnsi="Times New Roman" w:cs="Times New Roman"/>
                <w:b/>
                <w:noProof/>
              </w:rPr>
              <w:t>4.3 Xây dựng ứng dụng</w:t>
            </w:r>
            <w:r w:rsidR="00605B32">
              <w:rPr>
                <w:noProof/>
                <w:webHidden/>
              </w:rPr>
              <w:tab/>
            </w:r>
            <w:r w:rsidR="00605B32">
              <w:rPr>
                <w:noProof/>
                <w:webHidden/>
              </w:rPr>
              <w:fldChar w:fldCharType="begin"/>
            </w:r>
            <w:r w:rsidR="00605B32">
              <w:rPr>
                <w:noProof/>
                <w:webHidden/>
              </w:rPr>
              <w:instrText xml:space="preserve"> PAGEREF _Toc150318093 \h </w:instrText>
            </w:r>
            <w:r w:rsidR="00605B32">
              <w:rPr>
                <w:noProof/>
                <w:webHidden/>
              </w:rPr>
            </w:r>
            <w:r w:rsidR="00605B32">
              <w:rPr>
                <w:noProof/>
                <w:webHidden/>
              </w:rPr>
              <w:fldChar w:fldCharType="separate"/>
            </w:r>
            <w:r w:rsidR="00605B32">
              <w:rPr>
                <w:noProof/>
                <w:webHidden/>
              </w:rPr>
              <w:t>48</w:t>
            </w:r>
            <w:r w:rsidR="00605B32">
              <w:rPr>
                <w:noProof/>
                <w:webHidden/>
              </w:rPr>
              <w:fldChar w:fldCharType="end"/>
            </w:r>
          </w:hyperlink>
        </w:p>
        <w:p w14:paraId="66576F81" w14:textId="6278CBFE" w:rsidR="00605B32" w:rsidRDefault="00625E40">
          <w:pPr>
            <w:pStyle w:val="TOC3"/>
            <w:tabs>
              <w:tab w:val="right" w:leader="dot" w:pos="9019"/>
            </w:tabs>
            <w:rPr>
              <w:rFonts w:asciiTheme="minorHAnsi" w:eastAsiaTheme="minorEastAsia" w:hAnsiTheme="minorHAnsi" w:cstheme="minorBidi"/>
              <w:noProof/>
              <w:lang w:val="en-US"/>
            </w:rPr>
          </w:pPr>
          <w:hyperlink w:anchor="_Toc150318094" w:history="1">
            <w:r w:rsidR="00605B32" w:rsidRPr="00811BEA">
              <w:rPr>
                <w:rStyle w:val="Hyperlink"/>
                <w:rFonts w:ascii="Times New Roman" w:hAnsi="Times New Roman" w:cs="Times New Roman"/>
                <w:b/>
                <w:noProof/>
              </w:rPr>
              <w:t>4.3.1 Thư viện và công cụ sử dụng</w:t>
            </w:r>
            <w:r w:rsidR="00605B32">
              <w:rPr>
                <w:noProof/>
                <w:webHidden/>
              </w:rPr>
              <w:tab/>
            </w:r>
            <w:r w:rsidR="00605B32">
              <w:rPr>
                <w:noProof/>
                <w:webHidden/>
              </w:rPr>
              <w:fldChar w:fldCharType="begin"/>
            </w:r>
            <w:r w:rsidR="00605B32">
              <w:rPr>
                <w:noProof/>
                <w:webHidden/>
              </w:rPr>
              <w:instrText xml:space="preserve"> PAGEREF _Toc150318094 \h </w:instrText>
            </w:r>
            <w:r w:rsidR="00605B32">
              <w:rPr>
                <w:noProof/>
                <w:webHidden/>
              </w:rPr>
            </w:r>
            <w:r w:rsidR="00605B32">
              <w:rPr>
                <w:noProof/>
                <w:webHidden/>
              </w:rPr>
              <w:fldChar w:fldCharType="separate"/>
            </w:r>
            <w:r w:rsidR="00605B32">
              <w:rPr>
                <w:noProof/>
                <w:webHidden/>
              </w:rPr>
              <w:t>48</w:t>
            </w:r>
            <w:r w:rsidR="00605B32">
              <w:rPr>
                <w:noProof/>
                <w:webHidden/>
              </w:rPr>
              <w:fldChar w:fldCharType="end"/>
            </w:r>
          </w:hyperlink>
        </w:p>
        <w:p w14:paraId="435D8DB1" w14:textId="53C7FBA6" w:rsidR="00605B32" w:rsidRDefault="00625E40">
          <w:pPr>
            <w:pStyle w:val="TOC3"/>
            <w:tabs>
              <w:tab w:val="right" w:leader="dot" w:pos="9019"/>
            </w:tabs>
            <w:rPr>
              <w:rFonts w:asciiTheme="minorHAnsi" w:eastAsiaTheme="minorEastAsia" w:hAnsiTheme="minorHAnsi" w:cstheme="minorBidi"/>
              <w:noProof/>
              <w:lang w:val="en-US"/>
            </w:rPr>
          </w:pPr>
          <w:hyperlink w:anchor="_Toc150318095" w:history="1">
            <w:r w:rsidR="00605B32" w:rsidRPr="00811BEA">
              <w:rPr>
                <w:rStyle w:val="Hyperlink"/>
                <w:rFonts w:ascii="Times New Roman" w:hAnsi="Times New Roman" w:cs="Times New Roman"/>
                <w:b/>
                <w:noProof/>
              </w:rPr>
              <w:t>4.3.2 Kết quả đạt được</w:t>
            </w:r>
            <w:r w:rsidR="00605B32">
              <w:rPr>
                <w:noProof/>
                <w:webHidden/>
              </w:rPr>
              <w:tab/>
            </w:r>
            <w:r w:rsidR="00605B32">
              <w:rPr>
                <w:noProof/>
                <w:webHidden/>
              </w:rPr>
              <w:fldChar w:fldCharType="begin"/>
            </w:r>
            <w:r w:rsidR="00605B32">
              <w:rPr>
                <w:noProof/>
                <w:webHidden/>
              </w:rPr>
              <w:instrText xml:space="preserve"> PAGEREF _Toc150318095 \h </w:instrText>
            </w:r>
            <w:r w:rsidR="00605B32">
              <w:rPr>
                <w:noProof/>
                <w:webHidden/>
              </w:rPr>
            </w:r>
            <w:r w:rsidR="00605B32">
              <w:rPr>
                <w:noProof/>
                <w:webHidden/>
              </w:rPr>
              <w:fldChar w:fldCharType="separate"/>
            </w:r>
            <w:r w:rsidR="00605B32">
              <w:rPr>
                <w:noProof/>
                <w:webHidden/>
              </w:rPr>
              <w:t>49</w:t>
            </w:r>
            <w:r w:rsidR="00605B32">
              <w:rPr>
                <w:noProof/>
                <w:webHidden/>
              </w:rPr>
              <w:fldChar w:fldCharType="end"/>
            </w:r>
          </w:hyperlink>
        </w:p>
        <w:p w14:paraId="7711935E" w14:textId="23EC6DB9" w:rsidR="00605B32" w:rsidRDefault="00625E40">
          <w:pPr>
            <w:pStyle w:val="TOC2"/>
            <w:tabs>
              <w:tab w:val="right" w:leader="dot" w:pos="9019"/>
            </w:tabs>
            <w:rPr>
              <w:rFonts w:asciiTheme="minorHAnsi" w:eastAsiaTheme="minorEastAsia" w:hAnsiTheme="minorHAnsi" w:cstheme="minorBidi"/>
              <w:noProof/>
              <w:lang w:val="en-US"/>
            </w:rPr>
          </w:pPr>
          <w:hyperlink w:anchor="_Toc150318096" w:history="1">
            <w:r w:rsidR="00605B32" w:rsidRPr="00811BEA">
              <w:rPr>
                <w:rStyle w:val="Hyperlink"/>
                <w:rFonts w:ascii="Times New Roman" w:hAnsi="Times New Roman" w:cs="Times New Roman"/>
                <w:b/>
                <w:noProof/>
              </w:rPr>
              <w:t>4.4 Kiểm thử</w:t>
            </w:r>
            <w:r w:rsidR="00605B32">
              <w:rPr>
                <w:noProof/>
                <w:webHidden/>
              </w:rPr>
              <w:tab/>
            </w:r>
            <w:r w:rsidR="00605B32">
              <w:rPr>
                <w:noProof/>
                <w:webHidden/>
              </w:rPr>
              <w:fldChar w:fldCharType="begin"/>
            </w:r>
            <w:r w:rsidR="00605B32">
              <w:rPr>
                <w:noProof/>
                <w:webHidden/>
              </w:rPr>
              <w:instrText xml:space="preserve"> PAGEREF _Toc150318096 \h </w:instrText>
            </w:r>
            <w:r w:rsidR="00605B32">
              <w:rPr>
                <w:noProof/>
                <w:webHidden/>
              </w:rPr>
            </w:r>
            <w:r w:rsidR="00605B32">
              <w:rPr>
                <w:noProof/>
                <w:webHidden/>
              </w:rPr>
              <w:fldChar w:fldCharType="separate"/>
            </w:r>
            <w:r w:rsidR="00605B32">
              <w:rPr>
                <w:noProof/>
                <w:webHidden/>
              </w:rPr>
              <w:t>49</w:t>
            </w:r>
            <w:r w:rsidR="00605B32">
              <w:rPr>
                <w:noProof/>
                <w:webHidden/>
              </w:rPr>
              <w:fldChar w:fldCharType="end"/>
            </w:r>
          </w:hyperlink>
        </w:p>
        <w:p w14:paraId="784F75B4" w14:textId="012554D4" w:rsidR="00605B32" w:rsidRDefault="00625E40">
          <w:pPr>
            <w:pStyle w:val="TOC1"/>
            <w:tabs>
              <w:tab w:val="right" w:leader="dot" w:pos="9019"/>
            </w:tabs>
            <w:rPr>
              <w:rFonts w:asciiTheme="minorHAnsi" w:eastAsiaTheme="minorEastAsia" w:hAnsiTheme="minorHAnsi" w:cstheme="minorBidi"/>
              <w:noProof/>
              <w:lang w:val="en-US"/>
            </w:rPr>
          </w:pPr>
          <w:hyperlink w:anchor="_Toc150318097" w:history="1">
            <w:r w:rsidR="00605B32" w:rsidRPr="00811BEA">
              <w:rPr>
                <w:rStyle w:val="Hyperlink"/>
                <w:rFonts w:ascii="Times New Roman" w:hAnsi="Times New Roman" w:cs="Times New Roman"/>
                <w:b/>
                <w:noProof/>
              </w:rPr>
              <w:t>CHƯƠNG V: CÁC GIẢI PHÁP VÀ ĐÓNG GÓP NỔI BẬT</w:t>
            </w:r>
            <w:r w:rsidR="00605B32">
              <w:rPr>
                <w:noProof/>
                <w:webHidden/>
              </w:rPr>
              <w:tab/>
            </w:r>
            <w:r w:rsidR="00605B32">
              <w:rPr>
                <w:noProof/>
                <w:webHidden/>
              </w:rPr>
              <w:fldChar w:fldCharType="begin"/>
            </w:r>
            <w:r w:rsidR="00605B32">
              <w:rPr>
                <w:noProof/>
                <w:webHidden/>
              </w:rPr>
              <w:instrText xml:space="preserve"> PAGEREF _Toc150318097 \h </w:instrText>
            </w:r>
            <w:r w:rsidR="00605B32">
              <w:rPr>
                <w:noProof/>
                <w:webHidden/>
              </w:rPr>
            </w:r>
            <w:r w:rsidR="00605B32">
              <w:rPr>
                <w:noProof/>
                <w:webHidden/>
              </w:rPr>
              <w:fldChar w:fldCharType="separate"/>
            </w:r>
            <w:r w:rsidR="00605B32">
              <w:rPr>
                <w:noProof/>
                <w:webHidden/>
              </w:rPr>
              <w:t>50</w:t>
            </w:r>
            <w:r w:rsidR="00605B32">
              <w:rPr>
                <w:noProof/>
                <w:webHidden/>
              </w:rPr>
              <w:fldChar w:fldCharType="end"/>
            </w:r>
          </w:hyperlink>
        </w:p>
        <w:p w14:paraId="1B6384A3" w14:textId="07E6E51A" w:rsidR="00605B32" w:rsidRDefault="00625E40">
          <w:pPr>
            <w:pStyle w:val="TOC1"/>
            <w:tabs>
              <w:tab w:val="right" w:leader="dot" w:pos="9019"/>
            </w:tabs>
            <w:rPr>
              <w:rFonts w:asciiTheme="minorHAnsi" w:eastAsiaTheme="minorEastAsia" w:hAnsiTheme="minorHAnsi" w:cstheme="minorBidi"/>
              <w:noProof/>
              <w:lang w:val="en-US"/>
            </w:rPr>
          </w:pPr>
          <w:hyperlink w:anchor="_Toc150318098" w:history="1">
            <w:r w:rsidR="00605B32" w:rsidRPr="00811BEA">
              <w:rPr>
                <w:rStyle w:val="Hyperlink"/>
                <w:rFonts w:ascii="Times New Roman" w:hAnsi="Times New Roman" w:cs="Times New Roman"/>
                <w:b/>
                <w:noProof/>
              </w:rPr>
              <w:t>CHƯƠNG VI: KẾT LUẬN VÀ HƯỚNG PHÁT TRIỂN</w:t>
            </w:r>
            <w:r w:rsidR="00605B32">
              <w:rPr>
                <w:noProof/>
                <w:webHidden/>
              </w:rPr>
              <w:tab/>
            </w:r>
            <w:r w:rsidR="00605B32">
              <w:rPr>
                <w:noProof/>
                <w:webHidden/>
              </w:rPr>
              <w:fldChar w:fldCharType="begin"/>
            </w:r>
            <w:r w:rsidR="00605B32">
              <w:rPr>
                <w:noProof/>
                <w:webHidden/>
              </w:rPr>
              <w:instrText xml:space="preserve"> PAGEREF _Toc150318098 \h </w:instrText>
            </w:r>
            <w:r w:rsidR="00605B32">
              <w:rPr>
                <w:noProof/>
                <w:webHidden/>
              </w:rPr>
            </w:r>
            <w:r w:rsidR="00605B32">
              <w:rPr>
                <w:noProof/>
                <w:webHidden/>
              </w:rPr>
              <w:fldChar w:fldCharType="separate"/>
            </w:r>
            <w:r w:rsidR="00605B32">
              <w:rPr>
                <w:noProof/>
                <w:webHidden/>
              </w:rPr>
              <w:t>51</w:t>
            </w:r>
            <w:r w:rsidR="00605B32">
              <w:rPr>
                <w:noProof/>
                <w:webHidden/>
              </w:rPr>
              <w:fldChar w:fldCharType="end"/>
            </w:r>
          </w:hyperlink>
        </w:p>
        <w:p w14:paraId="53E419A3" w14:textId="07F1F78F" w:rsidR="00605B32" w:rsidRDefault="00625E40">
          <w:pPr>
            <w:pStyle w:val="TOC2"/>
            <w:tabs>
              <w:tab w:val="right" w:leader="dot" w:pos="9019"/>
            </w:tabs>
            <w:rPr>
              <w:rFonts w:asciiTheme="minorHAnsi" w:eastAsiaTheme="minorEastAsia" w:hAnsiTheme="minorHAnsi" w:cstheme="minorBidi"/>
              <w:noProof/>
              <w:lang w:val="en-US"/>
            </w:rPr>
          </w:pPr>
          <w:hyperlink w:anchor="_Toc150318099" w:history="1">
            <w:r w:rsidR="00605B32" w:rsidRPr="00811BEA">
              <w:rPr>
                <w:rStyle w:val="Hyperlink"/>
                <w:rFonts w:ascii="Times New Roman" w:hAnsi="Times New Roman" w:cs="Times New Roman"/>
                <w:b/>
                <w:noProof/>
              </w:rPr>
              <w:t>6.1 Kết luận</w:t>
            </w:r>
            <w:r w:rsidR="00605B32">
              <w:rPr>
                <w:noProof/>
                <w:webHidden/>
              </w:rPr>
              <w:tab/>
            </w:r>
            <w:r w:rsidR="00605B32">
              <w:rPr>
                <w:noProof/>
                <w:webHidden/>
              </w:rPr>
              <w:fldChar w:fldCharType="begin"/>
            </w:r>
            <w:r w:rsidR="00605B32">
              <w:rPr>
                <w:noProof/>
                <w:webHidden/>
              </w:rPr>
              <w:instrText xml:space="preserve"> PAGEREF _Toc150318099 \h </w:instrText>
            </w:r>
            <w:r w:rsidR="00605B32">
              <w:rPr>
                <w:noProof/>
                <w:webHidden/>
              </w:rPr>
            </w:r>
            <w:r w:rsidR="00605B32">
              <w:rPr>
                <w:noProof/>
                <w:webHidden/>
              </w:rPr>
              <w:fldChar w:fldCharType="separate"/>
            </w:r>
            <w:r w:rsidR="00605B32">
              <w:rPr>
                <w:noProof/>
                <w:webHidden/>
              </w:rPr>
              <w:t>51</w:t>
            </w:r>
            <w:r w:rsidR="00605B32">
              <w:rPr>
                <w:noProof/>
                <w:webHidden/>
              </w:rPr>
              <w:fldChar w:fldCharType="end"/>
            </w:r>
          </w:hyperlink>
        </w:p>
        <w:p w14:paraId="70B8536F" w14:textId="60169D4F" w:rsidR="00605B32" w:rsidRDefault="00625E40">
          <w:pPr>
            <w:pStyle w:val="TOC2"/>
            <w:tabs>
              <w:tab w:val="right" w:leader="dot" w:pos="9019"/>
            </w:tabs>
            <w:rPr>
              <w:rFonts w:asciiTheme="minorHAnsi" w:eastAsiaTheme="minorEastAsia" w:hAnsiTheme="minorHAnsi" w:cstheme="minorBidi"/>
              <w:noProof/>
              <w:lang w:val="en-US"/>
            </w:rPr>
          </w:pPr>
          <w:hyperlink w:anchor="_Toc150318100" w:history="1">
            <w:r w:rsidR="00605B32" w:rsidRPr="00811BEA">
              <w:rPr>
                <w:rStyle w:val="Hyperlink"/>
                <w:rFonts w:ascii="Times New Roman" w:hAnsi="Times New Roman" w:cs="Times New Roman"/>
                <w:b/>
                <w:bCs/>
                <w:noProof/>
              </w:rPr>
              <w:t>6.2 Hướng phát triển</w:t>
            </w:r>
            <w:r w:rsidR="00605B32">
              <w:rPr>
                <w:noProof/>
                <w:webHidden/>
              </w:rPr>
              <w:tab/>
            </w:r>
            <w:r w:rsidR="00605B32">
              <w:rPr>
                <w:noProof/>
                <w:webHidden/>
              </w:rPr>
              <w:fldChar w:fldCharType="begin"/>
            </w:r>
            <w:r w:rsidR="00605B32">
              <w:rPr>
                <w:noProof/>
                <w:webHidden/>
              </w:rPr>
              <w:instrText xml:space="preserve"> PAGEREF _Toc150318100 \h </w:instrText>
            </w:r>
            <w:r w:rsidR="00605B32">
              <w:rPr>
                <w:noProof/>
                <w:webHidden/>
              </w:rPr>
            </w:r>
            <w:r w:rsidR="00605B32">
              <w:rPr>
                <w:noProof/>
                <w:webHidden/>
              </w:rPr>
              <w:fldChar w:fldCharType="separate"/>
            </w:r>
            <w:r w:rsidR="00605B32">
              <w:rPr>
                <w:noProof/>
                <w:webHidden/>
              </w:rPr>
              <w:t>51</w:t>
            </w:r>
            <w:r w:rsidR="00605B32">
              <w:rPr>
                <w:noProof/>
                <w:webHidden/>
              </w:rPr>
              <w:fldChar w:fldCharType="end"/>
            </w:r>
          </w:hyperlink>
        </w:p>
        <w:p w14:paraId="6A65C5A1" w14:textId="7426114A" w:rsidR="00605B32" w:rsidRDefault="00625E40">
          <w:pPr>
            <w:pStyle w:val="TOC1"/>
            <w:tabs>
              <w:tab w:val="right" w:leader="dot" w:pos="9019"/>
            </w:tabs>
            <w:rPr>
              <w:rFonts w:asciiTheme="minorHAnsi" w:eastAsiaTheme="minorEastAsia" w:hAnsiTheme="minorHAnsi" w:cstheme="minorBidi"/>
              <w:noProof/>
              <w:lang w:val="en-US"/>
            </w:rPr>
          </w:pPr>
          <w:hyperlink w:anchor="_Toc150318101" w:history="1">
            <w:r w:rsidR="00605B32" w:rsidRPr="00811BEA">
              <w:rPr>
                <w:rStyle w:val="Hyperlink"/>
                <w:rFonts w:ascii="Times New Roman" w:hAnsi="Times New Roman" w:cs="Times New Roman"/>
                <w:b/>
                <w:noProof/>
              </w:rPr>
              <w:t>TÀI LIỆU THAM KHẢO</w:t>
            </w:r>
            <w:r w:rsidR="00605B32">
              <w:rPr>
                <w:noProof/>
                <w:webHidden/>
              </w:rPr>
              <w:tab/>
            </w:r>
            <w:r w:rsidR="00605B32">
              <w:rPr>
                <w:noProof/>
                <w:webHidden/>
              </w:rPr>
              <w:fldChar w:fldCharType="begin"/>
            </w:r>
            <w:r w:rsidR="00605B32">
              <w:rPr>
                <w:noProof/>
                <w:webHidden/>
              </w:rPr>
              <w:instrText xml:space="preserve"> PAGEREF _Toc150318101 \h </w:instrText>
            </w:r>
            <w:r w:rsidR="00605B32">
              <w:rPr>
                <w:noProof/>
                <w:webHidden/>
              </w:rPr>
            </w:r>
            <w:r w:rsidR="00605B32">
              <w:rPr>
                <w:noProof/>
                <w:webHidden/>
              </w:rPr>
              <w:fldChar w:fldCharType="separate"/>
            </w:r>
            <w:r w:rsidR="00605B32">
              <w:rPr>
                <w:noProof/>
                <w:webHidden/>
              </w:rPr>
              <w:t>52</w:t>
            </w:r>
            <w:r w:rsidR="00605B32">
              <w:rPr>
                <w:noProof/>
                <w:webHidden/>
              </w:rPr>
              <w:fldChar w:fldCharType="end"/>
            </w:r>
          </w:hyperlink>
        </w:p>
        <w:p w14:paraId="222CFE16" w14:textId="5D5B9883" w:rsidR="00E9315E" w:rsidRDefault="00A973BC" w:rsidP="00E9315E">
          <w:pPr>
            <w:spacing w:line="360" w:lineRule="auto"/>
            <w:rPr>
              <w:rFonts w:ascii="Times New Roman" w:hAnsi="Times New Roman" w:cs="Times New Roman"/>
              <w:b/>
              <w:bCs/>
              <w:noProof/>
              <w:sz w:val="26"/>
            </w:rPr>
          </w:pPr>
          <w:r w:rsidRPr="00E9315E">
            <w:rPr>
              <w:rFonts w:ascii="Times New Roman" w:hAnsi="Times New Roman" w:cs="Times New Roman"/>
              <w:b/>
              <w:bCs/>
              <w:noProof/>
              <w:sz w:val="26"/>
              <w:szCs w:val="26"/>
            </w:rPr>
            <w:fldChar w:fldCharType="end"/>
          </w:r>
        </w:p>
      </w:sdtContent>
    </w:sdt>
    <w:bookmarkStart w:id="11" w:name="_yq7nhel8tnfs" w:colFirst="0" w:colLast="0" w:displacedByCustomXml="prev"/>
    <w:bookmarkEnd w:id="11" w:displacedByCustomXml="prev"/>
    <w:p w14:paraId="457D4357" w14:textId="331C63E4" w:rsidR="007810ED" w:rsidRPr="00E9315E" w:rsidRDefault="008B0432" w:rsidP="00E9315E">
      <w:pPr>
        <w:pStyle w:val="Heading1"/>
        <w:jc w:val="center"/>
        <w:rPr>
          <w:rFonts w:ascii="Times New Roman" w:hAnsi="Times New Roman" w:cs="Times New Roman"/>
          <w:b/>
          <w:bCs/>
          <w:sz w:val="32"/>
          <w:szCs w:val="32"/>
        </w:rPr>
      </w:pPr>
      <w:r w:rsidRPr="00E9315E">
        <w:br w:type="page"/>
      </w:r>
      <w:bookmarkStart w:id="12" w:name="_xvleu745994v" w:colFirst="0" w:colLast="0"/>
      <w:bookmarkStart w:id="13" w:name="_Toc150318049"/>
      <w:bookmarkEnd w:id="12"/>
      <w:r w:rsidRPr="00E9315E">
        <w:rPr>
          <w:rFonts w:ascii="Times New Roman" w:hAnsi="Times New Roman" w:cs="Times New Roman"/>
          <w:b/>
          <w:bCs/>
          <w:sz w:val="32"/>
          <w:szCs w:val="32"/>
        </w:rPr>
        <w:lastRenderedPageBreak/>
        <w:t xml:space="preserve">DANH MỤC HÌNH </w:t>
      </w:r>
      <w:r w:rsidR="000A0618" w:rsidRPr="00E9315E">
        <w:rPr>
          <w:rFonts w:ascii="Times New Roman" w:hAnsi="Times New Roman" w:cs="Times New Roman"/>
          <w:b/>
          <w:bCs/>
          <w:sz w:val="32"/>
          <w:szCs w:val="32"/>
          <w:lang w:val="en-US"/>
        </w:rPr>
        <w:t>ẢNH</w:t>
      </w:r>
      <w:bookmarkStart w:id="14" w:name="_7jc2t6qgasfn" w:colFirst="0" w:colLast="0"/>
      <w:bookmarkEnd w:id="13"/>
      <w:bookmarkEnd w:id="14"/>
    </w:p>
    <w:p w14:paraId="39B12AF1" w14:textId="77777777" w:rsidR="007810ED" w:rsidRPr="00E9315E" w:rsidRDefault="007810ED" w:rsidP="00E9315E">
      <w:pPr>
        <w:spacing w:line="360" w:lineRule="auto"/>
        <w:rPr>
          <w:rFonts w:ascii="Times New Roman" w:hAnsi="Times New Roman" w:cs="Times New Roman"/>
          <w:sz w:val="26"/>
          <w:lang w:val="en-US"/>
        </w:rPr>
      </w:pPr>
    </w:p>
    <w:p w14:paraId="6008E7F2" w14:textId="417F6F46" w:rsidR="007810ED" w:rsidRPr="00E9315E" w:rsidRDefault="007810ED" w:rsidP="00E9315E">
      <w:pPr>
        <w:spacing w:line="360" w:lineRule="auto"/>
        <w:rPr>
          <w:rFonts w:ascii="Times New Roman" w:hAnsi="Times New Roman" w:cs="Times New Roman"/>
          <w:bCs/>
          <w:sz w:val="26"/>
          <w:szCs w:val="26"/>
          <w:lang w:val="en-US"/>
        </w:rPr>
      </w:pPr>
      <w:r w:rsidRPr="00E9315E">
        <w:rPr>
          <w:rFonts w:ascii="Times New Roman" w:hAnsi="Times New Roman" w:cs="Times New Roman"/>
          <w:bCs/>
          <w:sz w:val="26"/>
          <w:szCs w:val="26"/>
          <w:lang w:val="en-US"/>
        </w:rPr>
        <w:t>Hình 1: Front-End</w:t>
      </w:r>
    </w:p>
    <w:p w14:paraId="522863D2" w14:textId="77777777" w:rsidR="007810ED" w:rsidRPr="00E9315E" w:rsidRDefault="007810ED" w:rsidP="00E9315E">
      <w:pPr>
        <w:spacing w:line="360" w:lineRule="auto"/>
        <w:rPr>
          <w:rFonts w:ascii="Times New Roman" w:hAnsi="Times New Roman" w:cs="Times New Roman"/>
          <w:bCs/>
          <w:sz w:val="26"/>
          <w:szCs w:val="26"/>
          <w:lang w:val="en-US"/>
        </w:rPr>
      </w:pPr>
      <w:r w:rsidRPr="00E9315E">
        <w:rPr>
          <w:rFonts w:ascii="Times New Roman" w:hAnsi="Times New Roman" w:cs="Times New Roman"/>
          <w:bCs/>
          <w:sz w:val="26"/>
          <w:szCs w:val="26"/>
          <w:lang w:val="en-US"/>
        </w:rPr>
        <w:t>Hình 2: Back-End</w:t>
      </w:r>
    </w:p>
    <w:p w14:paraId="5861BC83" w14:textId="77777777" w:rsidR="007810ED" w:rsidRPr="00E9315E" w:rsidRDefault="007810ED" w:rsidP="00E9315E">
      <w:pPr>
        <w:spacing w:line="360" w:lineRule="auto"/>
        <w:rPr>
          <w:rFonts w:ascii="Times New Roman" w:hAnsi="Times New Roman" w:cs="Times New Roman"/>
          <w:bCs/>
          <w:sz w:val="26"/>
          <w:szCs w:val="26"/>
          <w:lang w:val="en-US"/>
        </w:rPr>
      </w:pPr>
      <w:r w:rsidRPr="00E9315E">
        <w:rPr>
          <w:rFonts w:ascii="Times New Roman" w:hAnsi="Times New Roman" w:cs="Times New Roman"/>
          <w:bCs/>
          <w:sz w:val="26"/>
          <w:szCs w:val="26"/>
          <w:lang w:val="en-US"/>
        </w:rPr>
        <w:t>Hình 3: MySql</w:t>
      </w:r>
    </w:p>
    <w:p w14:paraId="310AD661" w14:textId="7C65F2B5" w:rsidR="007810ED" w:rsidRPr="00E9315E" w:rsidRDefault="007810ED" w:rsidP="00E9315E">
      <w:pPr>
        <w:spacing w:line="360" w:lineRule="auto"/>
        <w:rPr>
          <w:rFonts w:ascii="Times New Roman" w:hAnsi="Times New Roman" w:cs="Times New Roman"/>
          <w:bCs/>
          <w:sz w:val="26"/>
          <w:szCs w:val="26"/>
          <w:lang w:val="en-US"/>
        </w:rPr>
      </w:pPr>
      <w:r w:rsidRPr="00E9315E">
        <w:rPr>
          <w:rFonts w:ascii="Times New Roman" w:hAnsi="Times New Roman" w:cs="Times New Roman"/>
          <w:bCs/>
          <w:sz w:val="26"/>
          <w:szCs w:val="26"/>
          <w:lang w:val="en-US"/>
        </w:rPr>
        <w:t>Hình 4: Framework Laravel 10.x</w:t>
      </w:r>
    </w:p>
    <w:p w14:paraId="0449F7FE" w14:textId="77777777" w:rsidR="007810ED" w:rsidRPr="00E9315E" w:rsidRDefault="007810ED" w:rsidP="00E9315E">
      <w:pPr>
        <w:spacing w:line="360" w:lineRule="auto"/>
        <w:rPr>
          <w:rFonts w:ascii="Times New Roman" w:hAnsi="Times New Roman" w:cs="Times New Roman"/>
          <w:bCs/>
          <w:sz w:val="26"/>
          <w:szCs w:val="26"/>
          <w:lang w:val="en-US"/>
        </w:rPr>
      </w:pPr>
      <w:r w:rsidRPr="00E9315E">
        <w:rPr>
          <w:rFonts w:ascii="Times New Roman" w:hAnsi="Times New Roman" w:cs="Times New Roman"/>
          <w:bCs/>
          <w:sz w:val="26"/>
          <w:szCs w:val="26"/>
          <w:lang w:val="en-US"/>
        </w:rPr>
        <w:t>Hình 5: Hoạt động của Web Laravel</w:t>
      </w:r>
    </w:p>
    <w:p w14:paraId="459F1D8E" w14:textId="77777777" w:rsidR="007810ED" w:rsidRPr="00E9315E" w:rsidRDefault="007810ED" w:rsidP="00E9315E">
      <w:pPr>
        <w:spacing w:line="360" w:lineRule="auto"/>
        <w:rPr>
          <w:rFonts w:ascii="Times New Roman" w:hAnsi="Times New Roman" w:cs="Times New Roman"/>
          <w:bCs/>
          <w:sz w:val="26"/>
          <w:szCs w:val="26"/>
          <w:lang w:val="en-US"/>
        </w:rPr>
      </w:pPr>
      <w:r w:rsidRPr="00E9315E">
        <w:rPr>
          <w:rFonts w:ascii="Times New Roman" w:hAnsi="Times New Roman" w:cs="Times New Roman"/>
          <w:bCs/>
          <w:sz w:val="26"/>
          <w:szCs w:val="26"/>
          <w:lang w:val="en-US"/>
        </w:rPr>
        <w:t>Hình 6: Minh họa giao diện trang Đăng nhập</w:t>
      </w:r>
    </w:p>
    <w:p w14:paraId="1C092B04" w14:textId="77777777" w:rsidR="007810ED" w:rsidRPr="00E9315E" w:rsidRDefault="007810ED" w:rsidP="00E9315E">
      <w:pPr>
        <w:spacing w:line="360" w:lineRule="auto"/>
        <w:rPr>
          <w:rFonts w:ascii="Times New Roman" w:hAnsi="Times New Roman" w:cs="Times New Roman"/>
          <w:bCs/>
          <w:sz w:val="26"/>
          <w:szCs w:val="26"/>
          <w:lang w:val="en-US"/>
        </w:rPr>
      </w:pPr>
      <w:r w:rsidRPr="00E9315E">
        <w:rPr>
          <w:rFonts w:ascii="Times New Roman" w:hAnsi="Times New Roman" w:cs="Times New Roman"/>
          <w:bCs/>
          <w:sz w:val="26"/>
          <w:szCs w:val="26"/>
          <w:lang w:val="en-US"/>
        </w:rPr>
        <w:t>Hình 7: Minh họa giao diện trang chủ Sinh Viên</w:t>
      </w:r>
    </w:p>
    <w:p w14:paraId="7BFB68D2" w14:textId="47C56FFC" w:rsidR="007810ED" w:rsidRPr="00E9315E" w:rsidRDefault="007810ED" w:rsidP="00E9315E">
      <w:pPr>
        <w:spacing w:line="360" w:lineRule="auto"/>
        <w:rPr>
          <w:rFonts w:ascii="Times New Roman" w:hAnsi="Times New Roman" w:cs="Times New Roman"/>
          <w:b/>
          <w:sz w:val="26"/>
          <w:szCs w:val="32"/>
        </w:rPr>
      </w:pPr>
      <w:r w:rsidRPr="00E9315E">
        <w:rPr>
          <w:rFonts w:ascii="Times New Roman" w:hAnsi="Times New Roman" w:cs="Times New Roman"/>
          <w:bCs/>
          <w:sz w:val="26"/>
          <w:szCs w:val="26"/>
          <w:lang w:val="en-US"/>
        </w:rPr>
        <w:t>Hình 8: Minh họa giao diện trang chủ Giảng Viên</w:t>
      </w:r>
      <w:r w:rsidRPr="00E9315E">
        <w:rPr>
          <w:rFonts w:ascii="Times New Roman" w:hAnsi="Times New Roman" w:cs="Times New Roman"/>
          <w:b/>
          <w:sz w:val="26"/>
          <w:szCs w:val="32"/>
        </w:rPr>
        <w:br w:type="page"/>
      </w:r>
    </w:p>
    <w:p w14:paraId="063C7EBE" w14:textId="77777777" w:rsidR="000C3385" w:rsidRPr="00E9315E" w:rsidRDefault="008B0432" w:rsidP="00E9315E">
      <w:pPr>
        <w:pStyle w:val="Heading1"/>
        <w:keepLines w:val="0"/>
        <w:spacing w:before="240" w:after="240" w:line="360" w:lineRule="auto"/>
        <w:ind w:left="567"/>
        <w:jc w:val="center"/>
        <w:rPr>
          <w:rFonts w:ascii="Times New Roman" w:hAnsi="Times New Roman" w:cs="Times New Roman"/>
          <w:b/>
          <w:sz w:val="32"/>
          <w:szCs w:val="32"/>
        </w:rPr>
      </w:pPr>
      <w:bookmarkStart w:id="15" w:name="_Toc150318050"/>
      <w:r w:rsidRPr="00E9315E">
        <w:rPr>
          <w:rFonts w:ascii="Times New Roman" w:hAnsi="Times New Roman" w:cs="Times New Roman"/>
          <w:b/>
          <w:sz w:val="32"/>
          <w:szCs w:val="32"/>
        </w:rPr>
        <w:lastRenderedPageBreak/>
        <w:t>DANH MỤC BẢNG</w:t>
      </w:r>
      <w:bookmarkEnd w:id="15"/>
    </w:p>
    <w:p w14:paraId="0256EFCD" w14:textId="77777777" w:rsidR="00E9315E" w:rsidRDefault="00E9315E" w:rsidP="00E9315E">
      <w:pPr>
        <w:spacing w:line="360" w:lineRule="auto"/>
        <w:rPr>
          <w:rFonts w:ascii="Times New Roman" w:hAnsi="Times New Roman" w:cs="Times New Roman"/>
          <w:sz w:val="26"/>
          <w:szCs w:val="26"/>
          <w:lang w:val="en-US"/>
        </w:rPr>
      </w:pPr>
    </w:p>
    <w:p w14:paraId="375C48C4" w14:textId="77777777" w:rsidR="00E9315E" w:rsidRDefault="000C3385" w:rsidP="00E9315E">
      <w:pPr>
        <w:spacing w:line="360" w:lineRule="auto"/>
        <w:rPr>
          <w:rFonts w:ascii="Times New Roman" w:hAnsi="Times New Roman" w:cs="Times New Roman"/>
          <w:sz w:val="26"/>
          <w:szCs w:val="26"/>
        </w:rPr>
      </w:pPr>
      <w:r w:rsidRPr="00E9315E">
        <w:rPr>
          <w:rFonts w:ascii="Times New Roman" w:hAnsi="Times New Roman" w:cs="Times New Roman"/>
          <w:sz w:val="26"/>
          <w:szCs w:val="26"/>
          <w:lang w:val="en-US"/>
        </w:rPr>
        <w:t xml:space="preserve">Bảng 1: </w:t>
      </w:r>
      <w:r w:rsidRPr="00E9315E">
        <w:rPr>
          <w:rFonts w:ascii="Times New Roman" w:hAnsi="Times New Roman" w:cs="Times New Roman"/>
          <w:sz w:val="26"/>
          <w:szCs w:val="26"/>
        </w:rPr>
        <w:t>Danh sách các Actor</w:t>
      </w:r>
    </w:p>
    <w:p w14:paraId="3CCD6E9C" w14:textId="1F1658E0" w:rsidR="00E9315E" w:rsidRPr="00E9315E" w:rsidRDefault="00E9315E" w:rsidP="00E9315E">
      <w:pPr>
        <w:spacing w:line="360" w:lineRule="auto"/>
        <w:rPr>
          <w:rFonts w:ascii="Times New Roman" w:hAnsi="Times New Roman" w:cs="Times New Roman"/>
          <w:sz w:val="26"/>
          <w:szCs w:val="26"/>
        </w:rPr>
      </w:pPr>
      <w:r w:rsidRPr="00E9315E">
        <w:rPr>
          <w:rFonts w:ascii="Times New Roman" w:hAnsi="Times New Roman" w:cs="Times New Roman"/>
          <w:bCs/>
          <w:sz w:val="26"/>
          <w:szCs w:val="26"/>
        </w:rPr>
        <w:t>Bảng 9</w:t>
      </w:r>
      <w:r w:rsidRPr="00E9315E">
        <w:rPr>
          <w:rFonts w:ascii="Times New Roman" w:hAnsi="Times New Roman" w:cs="Times New Roman"/>
          <w:bCs/>
          <w:sz w:val="26"/>
          <w:szCs w:val="26"/>
          <w:lang w:val="en-US"/>
        </w:rPr>
        <w:t>:</w:t>
      </w:r>
      <w:r w:rsidRPr="00E9315E">
        <w:rPr>
          <w:rFonts w:ascii="Times New Roman" w:hAnsi="Times New Roman" w:cs="Times New Roman"/>
          <w:b/>
          <w:sz w:val="26"/>
          <w:szCs w:val="26"/>
        </w:rPr>
        <w:t xml:space="preserve"> </w:t>
      </w:r>
      <w:r w:rsidRPr="00E9315E">
        <w:rPr>
          <w:rFonts w:ascii="Times New Roman" w:hAnsi="Times New Roman" w:cs="Times New Roman"/>
          <w:sz w:val="26"/>
          <w:szCs w:val="26"/>
        </w:rPr>
        <w:t>Danh sách thư viện và công cụ sử dụng</w:t>
      </w:r>
    </w:p>
    <w:p w14:paraId="1E264262" w14:textId="77777777" w:rsidR="00E9315E" w:rsidRPr="00E9315E" w:rsidRDefault="00E9315E" w:rsidP="00E9315E">
      <w:pPr>
        <w:spacing w:line="360" w:lineRule="auto"/>
        <w:rPr>
          <w:rFonts w:ascii="Times New Roman" w:hAnsi="Times New Roman" w:cs="Times New Roman"/>
          <w:sz w:val="26"/>
        </w:rPr>
      </w:pPr>
    </w:p>
    <w:p w14:paraId="23FF23C0" w14:textId="3A1301E5" w:rsidR="00AE7885" w:rsidRPr="00E9315E" w:rsidRDefault="008B0432" w:rsidP="00E9315E">
      <w:pPr>
        <w:pStyle w:val="Heading1"/>
        <w:keepLines w:val="0"/>
        <w:spacing w:before="240" w:after="240" w:line="360" w:lineRule="auto"/>
        <w:ind w:left="567"/>
        <w:rPr>
          <w:rFonts w:ascii="Times New Roman" w:hAnsi="Times New Roman" w:cs="Times New Roman"/>
          <w:b/>
          <w:sz w:val="26"/>
          <w:szCs w:val="32"/>
        </w:rPr>
      </w:pPr>
      <w:r w:rsidRPr="00E9315E">
        <w:rPr>
          <w:rFonts w:ascii="Times New Roman" w:hAnsi="Times New Roman" w:cs="Times New Roman"/>
          <w:sz w:val="26"/>
        </w:rPr>
        <w:br w:type="page"/>
      </w:r>
    </w:p>
    <w:p w14:paraId="22D83E69" w14:textId="5610155F" w:rsidR="007810ED" w:rsidRPr="00E9315E" w:rsidRDefault="007810ED" w:rsidP="00E9315E">
      <w:pPr>
        <w:pStyle w:val="Heading1"/>
        <w:spacing w:line="360" w:lineRule="auto"/>
        <w:jc w:val="center"/>
        <w:rPr>
          <w:rFonts w:ascii="Times New Roman" w:hAnsi="Times New Roman" w:cs="Times New Roman"/>
          <w:b/>
          <w:bCs/>
          <w:sz w:val="32"/>
          <w:szCs w:val="32"/>
          <w:lang w:val="en-US"/>
        </w:rPr>
      </w:pPr>
      <w:bookmarkStart w:id="16" w:name="_cbeabfanok6k" w:colFirst="0" w:colLast="0"/>
      <w:bookmarkStart w:id="17" w:name="_Toc150318051"/>
      <w:bookmarkEnd w:id="16"/>
      <w:r w:rsidRPr="00E9315E">
        <w:rPr>
          <w:rFonts w:ascii="Times New Roman" w:hAnsi="Times New Roman" w:cs="Times New Roman"/>
          <w:b/>
          <w:bCs/>
          <w:sz w:val="32"/>
          <w:szCs w:val="32"/>
          <w:lang w:val="en-US"/>
        </w:rPr>
        <w:lastRenderedPageBreak/>
        <w:t>DANH SÁCH BIỂU ĐỒ</w:t>
      </w:r>
      <w:bookmarkEnd w:id="17"/>
    </w:p>
    <w:p w14:paraId="4210D207" w14:textId="77777777" w:rsidR="0023604B" w:rsidRPr="00E9315E" w:rsidRDefault="0023604B" w:rsidP="00E9315E">
      <w:pPr>
        <w:spacing w:line="360" w:lineRule="auto"/>
        <w:rPr>
          <w:rFonts w:ascii="Times New Roman" w:hAnsi="Times New Roman" w:cs="Times New Roman"/>
          <w:sz w:val="26"/>
          <w:lang w:val="en-US"/>
        </w:rPr>
      </w:pPr>
    </w:p>
    <w:p w14:paraId="62B22213" w14:textId="085B12F0" w:rsidR="007810ED" w:rsidRPr="00E9315E" w:rsidRDefault="007810ED" w:rsidP="00E9315E">
      <w:pPr>
        <w:spacing w:line="360" w:lineRule="auto"/>
        <w:rPr>
          <w:rFonts w:ascii="Times New Roman" w:hAnsi="Times New Roman" w:cs="Times New Roman"/>
          <w:bCs/>
          <w:sz w:val="26"/>
          <w:szCs w:val="26"/>
          <w:lang w:val="en-US"/>
        </w:rPr>
      </w:pPr>
      <w:r w:rsidRPr="00E9315E">
        <w:rPr>
          <w:rFonts w:ascii="Times New Roman" w:hAnsi="Times New Roman" w:cs="Times New Roman"/>
          <w:bCs/>
          <w:sz w:val="26"/>
          <w:szCs w:val="26"/>
          <w:lang w:val="en-US"/>
        </w:rPr>
        <w:t>Biểu đồ 1: use case Tổng quan</w:t>
      </w:r>
      <w:r w:rsidR="00386BA4" w:rsidRPr="00E9315E">
        <w:rPr>
          <w:rFonts w:ascii="Times New Roman" w:hAnsi="Times New Roman" w:cs="Times New Roman"/>
          <w:bCs/>
          <w:sz w:val="26"/>
          <w:szCs w:val="26"/>
          <w:lang w:val="en-US"/>
        </w:rPr>
        <w:t>…………………………………………………….</w:t>
      </w:r>
    </w:p>
    <w:p w14:paraId="004D64EF" w14:textId="1FC624E7" w:rsidR="007810ED" w:rsidRPr="00E9315E" w:rsidRDefault="007810ED" w:rsidP="00E9315E">
      <w:pPr>
        <w:spacing w:line="360" w:lineRule="auto"/>
        <w:rPr>
          <w:rFonts w:ascii="Times New Roman" w:hAnsi="Times New Roman" w:cs="Times New Roman"/>
          <w:bCs/>
          <w:sz w:val="26"/>
          <w:szCs w:val="26"/>
          <w:lang w:val="en-US"/>
        </w:rPr>
      </w:pPr>
      <w:r w:rsidRPr="00E9315E">
        <w:rPr>
          <w:rFonts w:ascii="Times New Roman" w:hAnsi="Times New Roman" w:cs="Times New Roman"/>
          <w:bCs/>
          <w:sz w:val="26"/>
          <w:szCs w:val="26"/>
          <w:lang w:val="en-US"/>
        </w:rPr>
        <w:t>Biểu đồ 2: use case Đăng nhập</w:t>
      </w:r>
      <w:r w:rsidR="00386BA4" w:rsidRPr="00E9315E">
        <w:rPr>
          <w:rFonts w:ascii="Times New Roman" w:hAnsi="Times New Roman" w:cs="Times New Roman"/>
          <w:bCs/>
          <w:sz w:val="26"/>
          <w:szCs w:val="26"/>
          <w:lang w:val="en-US"/>
        </w:rPr>
        <w:t>………………………………………………….....</w:t>
      </w:r>
    </w:p>
    <w:p w14:paraId="42A2E18C" w14:textId="46D12F08" w:rsidR="007810ED" w:rsidRPr="00E9315E" w:rsidRDefault="007810ED" w:rsidP="00E9315E">
      <w:pPr>
        <w:spacing w:line="360" w:lineRule="auto"/>
        <w:rPr>
          <w:rFonts w:ascii="Times New Roman" w:hAnsi="Times New Roman" w:cs="Times New Roman"/>
          <w:bCs/>
          <w:sz w:val="26"/>
          <w:szCs w:val="26"/>
          <w:lang w:val="en-US"/>
        </w:rPr>
      </w:pPr>
      <w:r w:rsidRPr="00E9315E">
        <w:rPr>
          <w:rFonts w:ascii="Times New Roman" w:hAnsi="Times New Roman" w:cs="Times New Roman"/>
          <w:bCs/>
          <w:sz w:val="26"/>
          <w:szCs w:val="26"/>
          <w:lang w:val="en-US"/>
        </w:rPr>
        <w:t>Biểu đồ 3: use case Đăng ký đồ án</w:t>
      </w:r>
      <w:r w:rsidR="00386BA4" w:rsidRPr="00E9315E">
        <w:rPr>
          <w:rFonts w:ascii="Times New Roman" w:hAnsi="Times New Roman" w:cs="Times New Roman"/>
          <w:bCs/>
          <w:sz w:val="26"/>
          <w:szCs w:val="26"/>
          <w:lang w:val="en-US"/>
        </w:rPr>
        <w:t>……………………………………………......</w:t>
      </w:r>
    </w:p>
    <w:p w14:paraId="3E408CBC" w14:textId="22A7C6F1" w:rsidR="007810ED" w:rsidRPr="00E9315E" w:rsidRDefault="007810ED" w:rsidP="00E9315E">
      <w:pPr>
        <w:spacing w:line="360" w:lineRule="auto"/>
        <w:rPr>
          <w:rFonts w:ascii="Times New Roman" w:hAnsi="Times New Roman" w:cs="Times New Roman"/>
          <w:bCs/>
          <w:sz w:val="26"/>
          <w:szCs w:val="26"/>
          <w:lang w:val="en-US"/>
        </w:rPr>
      </w:pPr>
      <w:r w:rsidRPr="00E9315E">
        <w:rPr>
          <w:rFonts w:ascii="Times New Roman" w:hAnsi="Times New Roman" w:cs="Times New Roman"/>
          <w:bCs/>
          <w:sz w:val="26"/>
          <w:szCs w:val="26"/>
          <w:lang w:val="en-US"/>
        </w:rPr>
        <w:t>Biểu đồ 4: use case Liên hệ giảng viên</w:t>
      </w:r>
      <w:r w:rsidR="00386BA4" w:rsidRPr="00E9315E">
        <w:rPr>
          <w:rFonts w:ascii="Times New Roman" w:hAnsi="Times New Roman" w:cs="Times New Roman"/>
          <w:bCs/>
          <w:sz w:val="26"/>
          <w:szCs w:val="26"/>
          <w:lang w:val="en-US"/>
        </w:rPr>
        <w:t>……………………………………………</w:t>
      </w:r>
    </w:p>
    <w:p w14:paraId="30720C3F" w14:textId="48342C74" w:rsidR="007810ED" w:rsidRPr="00E9315E" w:rsidRDefault="007810ED" w:rsidP="00E9315E">
      <w:pPr>
        <w:spacing w:line="360" w:lineRule="auto"/>
        <w:rPr>
          <w:rFonts w:ascii="Times New Roman" w:hAnsi="Times New Roman" w:cs="Times New Roman"/>
          <w:bCs/>
          <w:sz w:val="26"/>
          <w:szCs w:val="26"/>
          <w:lang w:val="en-US"/>
        </w:rPr>
      </w:pPr>
      <w:r w:rsidRPr="00E9315E">
        <w:rPr>
          <w:rFonts w:ascii="Times New Roman" w:hAnsi="Times New Roman" w:cs="Times New Roman"/>
          <w:bCs/>
          <w:sz w:val="26"/>
          <w:szCs w:val="26"/>
          <w:lang w:val="en-US"/>
        </w:rPr>
        <w:t>Biểu đồ 5: use case Chỉnh sửa danh sách đăng ký đồ án</w:t>
      </w:r>
      <w:r w:rsidR="00386BA4" w:rsidRPr="00E9315E">
        <w:rPr>
          <w:rFonts w:ascii="Times New Roman" w:hAnsi="Times New Roman" w:cs="Times New Roman"/>
          <w:bCs/>
          <w:sz w:val="26"/>
          <w:szCs w:val="26"/>
          <w:lang w:val="en-US"/>
        </w:rPr>
        <w:t>………………………</w:t>
      </w:r>
    </w:p>
    <w:p w14:paraId="69EAF7A1" w14:textId="149A3D01" w:rsidR="007810ED" w:rsidRPr="00E9315E" w:rsidRDefault="007810ED" w:rsidP="00E9315E">
      <w:pPr>
        <w:spacing w:line="360" w:lineRule="auto"/>
        <w:rPr>
          <w:rFonts w:ascii="Times New Roman" w:hAnsi="Times New Roman" w:cs="Times New Roman"/>
          <w:bCs/>
          <w:sz w:val="26"/>
          <w:szCs w:val="26"/>
          <w:lang w:val="en-US"/>
        </w:rPr>
      </w:pPr>
      <w:r w:rsidRPr="00E9315E">
        <w:rPr>
          <w:rFonts w:ascii="Times New Roman" w:hAnsi="Times New Roman" w:cs="Times New Roman"/>
          <w:bCs/>
          <w:sz w:val="26"/>
          <w:szCs w:val="26"/>
          <w:lang w:val="en-US"/>
        </w:rPr>
        <w:t>Biểu đồ 6: use case Cập nhật đồ án</w:t>
      </w:r>
      <w:r w:rsidR="00386BA4" w:rsidRPr="00E9315E">
        <w:rPr>
          <w:rFonts w:ascii="Times New Roman" w:hAnsi="Times New Roman" w:cs="Times New Roman"/>
          <w:bCs/>
          <w:sz w:val="26"/>
          <w:szCs w:val="26"/>
          <w:lang w:val="en-US"/>
        </w:rPr>
        <w:t>………………………………......................</w:t>
      </w:r>
    </w:p>
    <w:p w14:paraId="0D656FF9" w14:textId="7C230130" w:rsidR="007810ED" w:rsidRPr="00E9315E" w:rsidRDefault="007810ED" w:rsidP="00E9315E">
      <w:pPr>
        <w:spacing w:line="360" w:lineRule="auto"/>
        <w:rPr>
          <w:rFonts w:ascii="Times New Roman" w:hAnsi="Times New Roman" w:cs="Times New Roman"/>
          <w:bCs/>
          <w:sz w:val="26"/>
          <w:szCs w:val="26"/>
          <w:lang w:val="en-US"/>
        </w:rPr>
      </w:pPr>
      <w:r w:rsidRPr="00E9315E">
        <w:rPr>
          <w:rFonts w:ascii="Times New Roman" w:hAnsi="Times New Roman" w:cs="Times New Roman"/>
          <w:bCs/>
          <w:sz w:val="26"/>
          <w:szCs w:val="26"/>
          <w:lang w:val="en-US"/>
        </w:rPr>
        <w:t>Biểu đồ 7: use case Cập nhật thông tin cá nhân / Tiến độ nhóm</w:t>
      </w:r>
      <w:r w:rsidR="00386BA4" w:rsidRPr="00E9315E">
        <w:rPr>
          <w:rFonts w:ascii="Times New Roman" w:hAnsi="Times New Roman" w:cs="Times New Roman"/>
          <w:bCs/>
          <w:sz w:val="26"/>
          <w:szCs w:val="26"/>
          <w:lang w:val="en-US"/>
        </w:rPr>
        <w:t>……………....</w:t>
      </w:r>
    </w:p>
    <w:p w14:paraId="288AA23F" w14:textId="4C3979D9" w:rsidR="00386BA4" w:rsidRPr="00E9315E" w:rsidRDefault="007810ED" w:rsidP="00E9315E">
      <w:pPr>
        <w:spacing w:line="360" w:lineRule="auto"/>
        <w:rPr>
          <w:rFonts w:ascii="Times New Roman" w:hAnsi="Times New Roman" w:cs="Times New Roman"/>
          <w:bCs/>
          <w:sz w:val="26"/>
          <w:szCs w:val="26"/>
          <w:lang w:val="en-US"/>
        </w:rPr>
      </w:pPr>
      <w:r w:rsidRPr="00E9315E">
        <w:rPr>
          <w:rFonts w:ascii="Times New Roman" w:hAnsi="Times New Roman" w:cs="Times New Roman"/>
          <w:bCs/>
          <w:sz w:val="26"/>
          <w:szCs w:val="26"/>
          <w:lang w:val="en-US"/>
        </w:rPr>
        <w:t>Biểu đồ 8: use case Theo dõi tiến trình</w:t>
      </w:r>
      <w:r w:rsidR="00386BA4" w:rsidRPr="00E9315E">
        <w:rPr>
          <w:rFonts w:ascii="Times New Roman" w:hAnsi="Times New Roman" w:cs="Times New Roman"/>
          <w:bCs/>
          <w:sz w:val="26"/>
          <w:szCs w:val="26"/>
          <w:lang w:val="en-US"/>
        </w:rPr>
        <w:t>…………………………………..............</w:t>
      </w:r>
    </w:p>
    <w:p w14:paraId="5511FDA3" w14:textId="54044FC6" w:rsidR="007810ED" w:rsidRPr="00E9315E" w:rsidRDefault="007810ED" w:rsidP="00E9315E">
      <w:pPr>
        <w:spacing w:line="360" w:lineRule="auto"/>
        <w:rPr>
          <w:rFonts w:ascii="Times New Roman" w:hAnsi="Times New Roman" w:cs="Times New Roman"/>
          <w:bCs/>
          <w:sz w:val="26"/>
          <w:szCs w:val="26"/>
          <w:lang w:val="en-US"/>
        </w:rPr>
      </w:pPr>
      <w:r w:rsidRPr="00E9315E">
        <w:rPr>
          <w:rFonts w:ascii="Times New Roman" w:hAnsi="Times New Roman" w:cs="Times New Roman"/>
          <w:bCs/>
          <w:sz w:val="26"/>
          <w:szCs w:val="26"/>
          <w:lang w:val="en-US"/>
        </w:rPr>
        <w:t>Biểu đồ 9: use case Lịch báo cáo</w:t>
      </w:r>
      <w:r w:rsidR="00386BA4" w:rsidRPr="00E9315E">
        <w:rPr>
          <w:rFonts w:ascii="Times New Roman" w:hAnsi="Times New Roman" w:cs="Times New Roman"/>
          <w:bCs/>
          <w:sz w:val="26"/>
          <w:szCs w:val="26"/>
          <w:lang w:val="en-US"/>
        </w:rPr>
        <w:t>………………………………………………….</w:t>
      </w:r>
    </w:p>
    <w:p w14:paraId="029EED10" w14:textId="77777777" w:rsidR="007810ED" w:rsidRPr="00E9315E" w:rsidRDefault="007810ED" w:rsidP="00E9315E">
      <w:pPr>
        <w:spacing w:line="360" w:lineRule="auto"/>
        <w:rPr>
          <w:rFonts w:ascii="Times New Roman" w:hAnsi="Times New Roman" w:cs="Times New Roman"/>
          <w:b/>
          <w:sz w:val="26"/>
          <w:szCs w:val="32"/>
        </w:rPr>
      </w:pPr>
      <w:r w:rsidRPr="00E9315E">
        <w:rPr>
          <w:rFonts w:ascii="Times New Roman" w:hAnsi="Times New Roman" w:cs="Times New Roman"/>
          <w:b/>
          <w:sz w:val="26"/>
          <w:szCs w:val="32"/>
        </w:rPr>
        <w:br w:type="page"/>
      </w:r>
    </w:p>
    <w:p w14:paraId="55A4C510" w14:textId="6A60544D" w:rsidR="0023604B" w:rsidRDefault="008B0432" w:rsidP="00E9315E">
      <w:pPr>
        <w:pStyle w:val="Heading1"/>
        <w:keepLines w:val="0"/>
        <w:spacing w:before="240" w:after="240" w:line="360" w:lineRule="auto"/>
        <w:ind w:left="567"/>
        <w:jc w:val="center"/>
        <w:rPr>
          <w:rFonts w:ascii="Times New Roman" w:hAnsi="Times New Roman" w:cs="Times New Roman"/>
          <w:b/>
          <w:sz w:val="32"/>
          <w:szCs w:val="32"/>
        </w:rPr>
      </w:pPr>
      <w:bookmarkStart w:id="18" w:name="_Toc150318052"/>
      <w:r w:rsidRPr="00E9315E">
        <w:rPr>
          <w:rFonts w:ascii="Times New Roman" w:hAnsi="Times New Roman" w:cs="Times New Roman"/>
          <w:b/>
          <w:sz w:val="32"/>
          <w:szCs w:val="32"/>
        </w:rPr>
        <w:lastRenderedPageBreak/>
        <w:t>DANH MỤC CÁC TỪ VIẾT TẮT</w:t>
      </w:r>
      <w:bookmarkEnd w:id="18"/>
    </w:p>
    <w:p w14:paraId="0C8F0AA8" w14:textId="77777777" w:rsidR="00E9315E" w:rsidRPr="00E9315E" w:rsidRDefault="00E9315E" w:rsidP="00E9315E"/>
    <w:tbl>
      <w:tblPr>
        <w:tblStyle w:val="TableGrid"/>
        <w:tblW w:w="8452" w:type="dxa"/>
        <w:tblInd w:w="567" w:type="dxa"/>
        <w:tblLook w:val="04A0" w:firstRow="1" w:lastRow="0" w:firstColumn="1" w:lastColumn="0" w:noHBand="0" w:noVBand="1"/>
      </w:tblPr>
      <w:tblGrid>
        <w:gridCol w:w="1588"/>
        <w:gridCol w:w="6864"/>
      </w:tblGrid>
      <w:tr w:rsidR="0023604B" w:rsidRPr="00E9315E" w14:paraId="09AD224F" w14:textId="77777777" w:rsidTr="0023604B">
        <w:tc>
          <w:tcPr>
            <w:tcW w:w="1588" w:type="dxa"/>
            <w:vAlign w:val="center"/>
          </w:tcPr>
          <w:p w14:paraId="30A602F9" w14:textId="7963467E" w:rsidR="0023604B" w:rsidRPr="00E9315E" w:rsidRDefault="0023604B" w:rsidP="00E9315E">
            <w:pPr>
              <w:spacing w:line="360" w:lineRule="auto"/>
              <w:rPr>
                <w:rFonts w:ascii="Times New Roman" w:hAnsi="Times New Roman" w:cs="Times New Roman"/>
                <w:b/>
                <w:bCs/>
                <w:sz w:val="26"/>
                <w:szCs w:val="26"/>
              </w:rPr>
            </w:pPr>
            <w:r w:rsidRPr="00E9315E">
              <w:rPr>
                <w:rFonts w:ascii="Times New Roman" w:hAnsi="Times New Roman" w:cs="Times New Roman"/>
                <w:b/>
                <w:bCs/>
                <w:sz w:val="26"/>
                <w:szCs w:val="26"/>
              </w:rPr>
              <w:t>RDBMS</w:t>
            </w:r>
          </w:p>
        </w:tc>
        <w:tc>
          <w:tcPr>
            <w:tcW w:w="6864" w:type="dxa"/>
          </w:tcPr>
          <w:p w14:paraId="70945511" w14:textId="77777777" w:rsidR="0023604B" w:rsidRPr="00E9315E" w:rsidRDefault="0023604B" w:rsidP="00E9315E">
            <w:pPr>
              <w:spacing w:line="360" w:lineRule="auto"/>
              <w:rPr>
                <w:rFonts w:ascii="Times New Roman" w:hAnsi="Times New Roman" w:cs="Times New Roman"/>
                <w:sz w:val="26"/>
                <w:szCs w:val="26"/>
              </w:rPr>
            </w:pPr>
            <w:r w:rsidRPr="00E9315E">
              <w:rPr>
                <w:rFonts w:ascii="Times New Roman" w:hAnsi="Times New Roman" w:cs="Times New Roman"/>
                <w:sz w:val="26"/>
                <w:szCs w:val="26"/>
              </w:rPr>
              <w:t>Relational Database Management System</w:t>
            </w:r>
          </w:p>
          <w:p w14:paraId="6BCCDC47" w14:textId="059072C7" w:rsidR="0023604B" w:rsidRPr="00E9315E" w:rsidRDefault="0023604B" w:rsidP="00E9315E">
            <w:pPr>
              <w:spacing w:line="360" w:lineRule="auto"/>
              <w:rPr>
                <w:rFonts w:ascii="Times New Roman" w:hAnsi="Times New Roman" w:cs="Times New Roman"/>
                <w:sz w:val="26"/>
                <w:szCs w:val="26"/>
              </w:rPr>
            </w:pPr>
            <w:r w:rsidRPr="00E9315E">
              <w:rPr>
                <w:rFonts w:ascii="Times New Roman" w:hAnsi="Times New Roman" w:cs="Times New Roman"/>
                <w:sz w:val="26"/>
                <w:szCs w:val="26"/>
              </w:rPr>
              <w:t xml:space="preserve">Hệ quản trị cơ sở dữ liệu quan hệ </w:t>
            </w:r>
          </w:p>
        </w:tc>
      </w:tr>
      <w:tr w:rsidR="0023604B" w:rsidRPr="00E9315E" w14:paraId="27F24230" w14:textId="77777777" w:rsidTr="0023604B">
        <w:tc>
          <w:tcPr>
            <w:tcW w:w="1588" w:type="dxa"/>
            <w:vAlign w:val="center"/>
          </w:tcPr>
          <w:p w14:paraId="7785A651" w14:textId="118FEAAD" w:rsidR="0023604B" w:rsidRPr="00E9315E" w:rsidRDefault="0023604B" w:rsidP="00E9315E">
            <w:pPr>
              <w:spacing w:line="360" w:lineRule="auto"/>
              <w:rPr>
                <w:rFonts w:ascii="Times New Roman" w:hAnsi="Times New Roman" w:cs="Times New Roman"/>
                <w:b/>
                <w:bCs/>
                <w:sz w:val="26"/>
                <w:szCs w:val="26"/>
              </w:rPr>
            </w:pPr>
            <w:r w:rsidRPr="00E9315E">
              <w:rPr>
                <w:rFonts w:ascii="Times New Roman" w:hAnsi="Times New Roman" w:cs="Times New Roman"/>
                <w:b/>
                <w:bCs/>
                <w:sz w:val="26"/>
                <w:szCs w:val="26"/>
              </w:rPr>
              <w:t xml:space="preserve">PHP </w:t>
            </w:r>
          </w:p>
        </w:tc>
        <w:tc>
          <w:tcPr>
            <w:tcW w:w="6864" w:type="dxa"/>
          </w:tcPr>
          <w:p w14:paraId="592AB308" w14:textId="77777777" w:rsidR="0023604B" w:rsidRPr="00E9315E" w:rsidRDefault="0023604B" w:rsidP="00E9315E">
            <w:pPr>
              <w:spacing w:line="360" w:lineRule="auto"/>
              <w:rPr>
                <w:rFonts w:ascii="Times New Roman" w:hAnsi="Times New Roman" w:cs="Times New Roman"/>
                <w:sz w:val="26"/>
                <w:szCs w:val="26"/>
              </w:rPr>
            </w:pPr>
            <w:r w:rsidRPr="00E9315E">
              <w:rPr>
                <w:rFonts w:ascii="Times New Roman" w:hAnsi="Times New Roman" w:cs="Times New Roman"/>
                <w:sz w:val="26"/>
                <w:szCs w:val="26"/>
                <w:shd w:val="clear" w:color="auto" w:fill="FFFFFF"/>
              </w:rPr>
              <w:t>Hypertext Preprocessor</w:t>
            </w:r>
            <w:r w:rsidRPr="00E9315E">
              <w:rPr>
                <w:rFonts w:ascii="Times New Roman" w:hAnsi="Times New Roman" w:cs="Times New Roman"/>
                <w:sz w:val="26"/>
                <w:szCs w:val="26"/>
              </w:rPr>
              <w:t xml:space="preserve"> </w:t>
            </w:r>
          </w:p>
          <w:p w14:paraId="5D4A6B42" w14:textId="56231EFC" w:rsidR="0023604B" w:rsidRPr="00E9315E" w:rsidRDefault="0023604B" w:rsidP="00E9315E">
            <w:pPr>
              <w:spacing w:line="360" w:lineRule="auto"/>
              <w:rPr>
                <w:rFonts w:ascii="Times New Roman" w:hAnsi="Times New Roman" w:cs="Times New Roman"/>
                <w:sz w:val="26"/>
                <w:szCs w:val="26"/>
              </w:rPr>
            </w:pPr>
            <w:r w:rsidRPr="00E9315E">
              <w:rPr>
                <w:rFonts w:ascii="Times New Roman" w:hAnsi="Times New Roman" w:cs="Times New Roman"/>
                <w:sz w:val="26"/>
                <w:szCs w:val="26"/>
              </w:rPr>
              <w:t>Ngôn ngữ lập trình PHP</w:t>
            </w:r>
          </w:p>
        </w:tc>
      </w:tr>
      <w:tr w:rsidR="0023604B" w:rsidRPr="00E9315E" w14:paraId="58F1707B" w14:textId="77777777" w:rsidTr="0023604B">
        <w:tc>
          <w:tcPr>
            <w:tcW w:w="1588" w:type="dxa"/>
            <w:vAlign w:val="center"/>
          </w:tcPr>
          <w:p w14:paraId="59EF3851" w14:textId="1C6884AA" w:rsidR="0023604B" w:rsidRPr="00E9315E" w:rsidRDefault="0023604B" w:rsidP="00E9315E">
            <w:pPr>
              <w:spacing w:line="360" w:lineRule="auto"/>
              <w:rPr>
                <w:rFonts w:ascii="Times New Roman" w:hAnsi="Times New Roman" w:cs="Times New Roman"/>
                <w:b/>
                <w:bCs/>
                <w:sz w:val="26"/>
                <w:szCs w:val="26"/>
              </w:rPr>
            </w:pPr>
            <w:r w:rsidRPr="00E9315E">
              <w:rPr>
                <w:rFonts w:ascii="Times New Roman" w:hAnsi="Times New Roman" w:cs="Times New Roman"/>
                <w:b/>
                <w:bCs/>
                <w:sz w:val="26"/>
                <w:szCs w:val="26"/>
              </w:rPr>
              <w:t xml:space="preserve">HTML </w:t>
            </w:r>
          </w:p>
        </w:tc>
        <w:tc>
          <w:tcPr>
            <w:tcW w:w="6864" w:type="dxa"/>
          </w:tcPr>
          <w:p w14:paraId="70B61C6F" w14:textId="77777777" w:rsidR="0023604B" w:rsidRPr="00E9315E" w:rsidRDefault="0023604B" w:rsidP="00E9315E">
            <w:pPr>
              <w:spacing w:line="360" w:lineRule="auto"/>
              <w:rPr>
                <w:rFonts w:ascii="Times New Roman" w:hAnsi="Times New Roman" w:cs="Times New Roman"/>
                <w:sz w:val="26"/>
                <w:szCs w:val="26"/>
              </w:rPr>
            </w:pPr>
            <w:r w:rsidRPr="00E9315E">
              <w:rPr>
                <w:rFonts w:ascii="Times New Roman" w:hAnsi="Times New Roman" w:cs="Times New Roman"/>
                <w:sz w:val="26"/>
                <w:szCs w:val="26"/>
              </w:rPr>
              <w:t>HyperText Markup Language</w:t>
            </w:r>
          </w:p>
          <w:p w14:paraId="49506E4A" w14:textId="156DD4C0" w:rsidR="0023604B" w:rsidRPr="00E9315E" w:rsidRDefault="0023604B" w:rsidP="00E9315E">
            <w:pPr>
              <w:spacing w:line="360" w:lineRule="auto"/>
              <w:rPr>
                <w:rFonts w:ascii="Times New Roman" w:hAnsi="Times New Roman" w:cs="Times New Roman"/>
                <w:sz w:val="26"/>
                <w:szCs w:val="26"/>
              </w:rPr>
            </w:pPr>
            <w:r w:rsidRPr="00E9315E">
              <w:rPr>
                <w:rFonts w:ascii="Times New Roman" w:hAnsi="Times New Roman" w:cs="Times New Roman"/>
                <w:sz w:val="26"/>
                <w:szCs w:val="26"/>
              </w:rPr>
              <w:t>Ngôn ngữ đánh dấu siêu văn bản</w:t>
            </w:r>
          </w:p>
        </w:tc>
      </w:tr>
      <w:tr w:rsidR="0023604B" w:rsidRPr="00E9315E" w14:paraId="1BB7426D" w14:textId="77777777" w:rsidTr="0023604B">
        <w:tc>
          <w:tcPr>
            <w:tcW w:w="1588" w:type="dxa"/>
            <w:vAlign w:val="center"/>
          </w:tcPr>
          <w:p w14:paraId="0674DAC0" w14:textId="31877822" w:rsidR="0023604B" w:rsidRPr="00E9315E" w:rsidRDefault="0023604B" w:rsidP="00E9315E">
            <w:pPr>
              <w:spacing w:line="360" w:lineRule="auto"/>
              <w:rPr>
                <w:rFonts w:ascii="Times New Roman" w:hAnsi="Times New Roman" w:cs="Times New Roman"/>
                <w:b/>
                <w:bCs/>
                <w:sz w:val="26"/>
                <w:szCs w:val="26"/>
              </w:rPr>
            </w:pPr>
            <w:r w:rsidRPr="00E9315E">
              <w:rPr>
                <w:rFonts w:ascii="Times New Roman" w:hAnsi="Times New Roman" w:cs="Times New Roman"/>
                <w:b/>
                <w:bCs/>
                <w:sz w:val="26"/>
                <w:szCs w:val="26"/>
              </w:rPr>
              <w:t xml:space="preserve">JS </w:t>
            </w:r>
          </w:p>
        </w:tc>
        <w:tc>
          <w:tcPr>
            <w:tcW w:w="6864" w:type="dxa"/>
          </w:tcPr>
          <w:p w14:paraId="3518748A" w14:textId="77777777" w:rsidR="0023604B" w:rsidRPr="00E9315E" w:rsidRDefault="0023604B" w:rsidP="00E9315E">
            <w:pPr>
              <w:spacing w:line="360" w:lineRule="auto"/>
              <w:rPr>
                <w:rFonts w:ascii="Times New Roman" w:hAnsi="Times New Roman" w:cs="Times New Roman"/>
                <w:sz w:val="26"/>
                <w:szCs w:val="26"/>
              </w:rPr>
            </w:pPr>
            <w:r w:rsidRPr="00E9315E">
              <w:rPr>
                <w:rFonts w:ascii="Times New Roman" w:hAnsi="Times New Roman" w:cs="Times New Roman"/>
                <w:sz w:val="26"/>
                <w:szCs w:val="26"/>
              </w:rPr>
              <w:t>JavaScript</w:t>
            </w:r>
          </w:p>
          <w:p w14:paraId="4BF8A9A7" w14:textId="063B90DA" w:rsidR="0023604B" w:rsidRPr="00E9315E" w:rsidRDefault="0023604B" w:rsidP="00E9315E">
            <w:pPr>
              <w:spacing w:line="360" w:lineRule="auto"/>
              <w:rPr>
                <w:rFonts w:ascii="Times New Roman" w:hAnsi="Times New Roman" w:cs="Times New Roman"/>
                <w:sz w:val="26"/>
                <w:szCs w:val="26"/>
              </w:rPr>
            </w:pPr>
            <w:r w:rsidRPr="00E9315E">
              <w:rPr>
                <w:rFonts w:ascii="Times New Roman" w:hAnsi="Times New Roman" w:cs="Times New Roman"/>
                <w:sz w:val="26"/>
                <w:szCs w:val="26"/>
              </w:rPr>
              <w:t>Ngôn ngữ lập trình tạo ra các trang web tương tác</w:t>
            </w:r>
          </w:p>
        </w:tc>
      </w:tr>
      <w:tr w:rsidR="0023604B" w:rsidRPr="00E9315E" w14:paraId="5B4C9063" w14:textId="77777777" w:rsidTr="0023604B">
        <w:tc>
          <w:tcPr>
            <w:tcW w:w="1588" w:type="dxa"/>
            <w:vAlign w:val="center"/>
          </w:tcPr>
          <w:p w14:paraId="68FC1FB5" w14:textId="3630AFF2" w:rsidR="0023604B" w:rsidRPr="00E9315E" w:rsidRDefault="0023604B" w:rsidP="00E9315E">
            <w:pPr>
              <w:spacing w:line="360" w:lineRule="auto"/>
              <w:rPr>
                <w:rFonts w:ascii="Times New Roman" w:hAnsi="Times New Roman" w:cs="Times New Roman"/>
                <w:b/>
                <w:bCs/>
                <w:sz w:val="26"/>
                <w:szCs w:val="26"/>
              </w:rPr>
            </w:pPr>
            <w:r w:rsidRPr="00E9315E">
              <w:rPr>
                <w:rFonts w:ascii="Times New Roman" w:hAnsi="Times New Roman" w:cs="Times New Roman"/>
                <w:b/>
                <w:bCs/>
                <w:sz w:val="26"/>
                <w:szCs w:val="26"/>
              </w:rPr>
              <w:t>CSS</w:t>
            </w:r>
          </w:p>
        </w:tc>
        <w:tc>
          <w:tcPr>
            <w:tcW w:w="6864" w:type="dxa"/>
          </w:tcPr>
          <w:p w14:paraId="04DAABF6" w14:textId="77777777" w:rsidR="0023604B" w:rsidRPr="00E9315E" w:rsidRDefault="0023604B" w:rsidP="00E9315E">
            <w:pPr>
              <w:spacing w:line="360" w:lineRule="auto"/>
              <w:rPr>
                <w:rFonts w:ascii="Times New Roman" w:hAnsi="Times New Roman" w:cs="Times New Roman"/>
                <w:sz w:val="26"/>
                <w:szCs w:val="26"/>
              </w:rPr>
            </w:pPr>
            <w:r w:rsidRPr="00E9315E">
              <w:rPr>
                <w:rFonts w:ascii="Times New Roman" w:hAnsi="Times New Roman" w:cs="Times New Roman"/>
                <w:sz w:val="26"/>
                <w:szCs w:val="26"/>
              </w:rPr>
              <w:t>Cascading Style Sheets</w:t>
            </w:r>
          </w:p>
          <w:p w14:paraId="2B594F7A" w14:textId="5403B610" w:rsidR="0023604B" w:rsidRPr="00E9315E" w:rsidRDefault="0023604B" w:rsidP="00E9315E">
            <w:pPr>
              <w:spacing w:line="360" w:lineRule="auto"/>
              <w:rPr>
                <w:rFonts w:ascii="Times New Roman" w:hAnsi="Times New Roman" w:cs="Times New Roman"/>
                <w:sz w:val="26"/>
                <w:szCs w:val="26"/>
              </w:rPr>
            </w:pPr>
            <w:r w:rsidRPr="00E9315E">
              <w:rPr>
                <w:rFonts w:ascii="Times New Roman" w:hAnsi="Times New Roman" w:cs="Times New Roman"/>
                <w:sz w:val="26"/>
                <w:szCs w:val="26"/>
              </w:rPr>
              <w:t>Ngôn ngữ tìm và định dạng, miêu tả lại các phần tử</w:t>
            </w:r>
          </w:p>
        </w:tc>
      </w:tr>
    </w:tbl>
    <w:p w14:paraId="0E0B389F" w14:textId="26B3AA9B" w:rsidR="00AE7885" w:rsidRPr="00E9315E" w:rsidRDefault="008B0432" w:rsidP="00E9315E">
      <w:pPr>
        <w:pStyle w:val="Heading1"/>
        <w:keepLines w:val="0"/>
        <w:spacing w:before="240" w:after="240" w:line="360" w:lineRule="auto"/>
        <w:ind w:left="567"/>
        <w:rPr>
          <w:rFonts w:ascii="Times New Roman" w:hAnsi="Times New Roman" w:cs="Times New Roman"/>
          <w:b/>
          <w:sz w:val="26"/>
          <w:szCs w:val="32"/>
        </w:rPr>
      </w:pPr>
      <w:r w:rsidRPr="00E9315E">
        <w:rPr>
          <w:rFonts w:ascii="Times New Roman" w:hAnsi="Times New Roman" w:cs="Times New Roman"/>
          <w:sz w:val="26"/>
        </w:rPr>
        <w:br w:type="page"/>
      </w:r>
    </w:p>
    <w:p w14:paraId="7463359C" w14:textId="77777777" w:rsidR="0023604B" w:rsidRPr="00E9315E" w:rsidRDefault="008B0432" w:rsidP="00E9315E">
      <w:pPr>
        <w:pStyle w:val="Heading1"/>
        <w:keepLines w:val="0"/>
        <w:spacing w:before="240" w:after="240" w:line="360" w:lineRule="auto"/>
        <w:ind w:left="567"/>
        <w:jc w:val="center"/>
        <w:rPr>
          <w:rFonts w:ascii="Times New Roman" w:hAnsi="Times New Roman" w:cs="Times New Roman"/>
          <w:b/>
          <w:sz w:val="32"/>
          <w:szCs w:val="32"/>
        </w:rPr>
      </w:pPr>
      <w:bookmarkStart w:id="19" w:name="_9p8ulfrg6wx7" w:colFirst="0" w:colLast="0"/>
      <w:bookmarkStart w:id="20" w:name="_Toc150318053"/>
      <w:bookmarkEnd w:id="19"/>
      <w:r w:rsidRPr="00E9315E">
        <w:rPr>
          <w:rFonts w:ascii="Times New Roman" w:hAnsi="Times New Roman" w:cs="Times New Roman"/>
          <w:b/>
          <w:sz w:val="32"/>
          <w:szCs w:val="32"/>
        </w:rPr>
        <w:lastRenderedPageBreak/>
        <w:t>DANH MỤC THUẬT NGỮ</w:t>
      </w:r>
      <w:bookmarkEnd w:id="20"/>
    </w:p>
    <w:tbl>
      <w:tblPr>
        <w:tblStyle w:val="TableGrid"/>
        <w:tblW w:w="8452" w:type="dxa"/>
        <w:tblInd w:w="567" w:type="dxa"/>
        <w:tblLook w:val="04A0" w:firstRow="1" w:lastRow="0" w:firstColumn="1" w:lastColumn="0" w:noHBand="0" w:noVBand="1"/>
      </w:tblPr>
      <w:tblGrid>
        <w:gridCol w:w="2488"/>
        <w:gridCol w:w="5964"/>
      </w:tblGrid>
      <w:tr w:rsidR="0023604B" w:rsidRPr="00E9315E" w14:paraId="55E56126" w14:textId="77777777" w:rsidTr="0023604B">
        <w:tc>
          <w:tcPr>
            <w:tcW w:w="2488" w:type="dxa"/>
            <w:vAlign w:val="center"/>
          </w:tcPr>
          <w:p w14:paraId="48A5FCEA" w14:textId="4C87AAF6" w:rsidR="0023604B" w:rsidRPr="00E9315E" w:rsidRDefault="0023604B" w:rsidP="00E9315E">
            <w:pPr>
              <w:spacing w:line="360" w:lineRule="auto"/>
              <w:rPr>
                <w:rFonts w:ascii="Times New Roman" w:hAnsi="Times New Roman" w:cs="Times New Roman"/>
                <w:b/>
                <w:bCs/>
                <w:sz w:val="26"/>
                <w:szCs w:val="26"/>
              </w:rPr>
            </w:pPr>
            <w:bookmarkStart w:id="21" w:name="_Hlk149254283"/>
            <w:r w:rsidRPr="00E9315E">
              <w:rPr>
                <w:rFonts w:ascii="Times New Roman" w:hAnsi="Times New Roman" w:cs="Times New Roman"/>
                <w:b/>
                <w:bCs/>
                <w:sz w:val="26"/>
                <w:szCs w:val="26"/>
                <w:lang w:val="vi-VN" w:eastAsia="vi-VN"/>
              </w:rPr>
              <w:t>Developer</w:t>
            </w:r>
            <w:bookmarkEnd w:id="21"/>
          </w:p>
        </w:tc>
        <w:tc>
          <w:tcPr>
            <w:tcW w:w="5964" w:type="dxa"/>
          </w:tcPr>
          <w:p w14:paraId="22E4828A" w14:textId="0BB66D72" w:rsidR="0023604B" w:rsidRPr="00E9315E" w:rsidRDefault="0023604B" w:rsidP="00E9315E">
            <w:pPr>
              <w:spacing w:line="360" w:lineRule="auto"/>
              <w:rPr>
                <w:rFonts w:ascii="Times New Roman" w:hAnsi="Times New Roman" w:cs="Times New Roman"/>
                <w:sz w:val="26"/>
                <w:szCs w:val="26"/>
              </w:rPr>
            </w:pPr>
            <w:r w:rsidRPr="00E9315E">
              <w:rPr>
                <w:rFonts w:ascii="Times New Roman" w:hAnsi="Times New Roman" w:cs="Times New Roman"/>
                <w:sz w:val="26"/>
                <w:szCs w:val="26"/>
              </w:rPr>
              <w:t>Lập trình viên</w:t>
            </w:r>
          </w:p>
        </w:tc>
      </w:tr>
      <w:tr w:rsidR="0023604B" w:rsidRPr="00E9315E" w14:paraId="69A5F423" w14:textId="77777777" w:rsidTr="0023604B">
        <w:tc>
          <w:tcPr>
            <w:tcW w:w="2488" w:type="dxa"/>
            <w:vAlign w:val="center"/>
          </w:tcPr>
          <w:p w14:paraId="02C39933" w14:textId="70916C3A" w:rsidR="0023604B" w:rsidRPr="00E9315E" w:rsidRDefault="0023604B" w:rsidP="00E9315E">
            <w:pPr>
              <w:spacing w:line="360" w:lineRule="auto"/>
              <w:rPr>
                <w:rFonts w:ascii="Times New Roman" w:hAnsi="Times New Roman" w:cs="Times New Roman"/>
                <w:b/>
                <w:bCs/>
                <w:sz w:val="26"/>
                <w:szCs w:val="26"/>
              </w:rPr>
            </w:pPr>
            <w:r w:rsidRPr="00E9315E">
              <w:rPr>
                <w:rFonts w:ascii="Times New Roman" w:hAnsi="Times New Roman" w:cs="Times New Roman"/>
                <w:b/>
                <w:bCs/>
                <w:sz w:val="26"/>
                <w:szCs w:val="26"/>
              </w:rPr>
              <w:t>Cache</w:t>
            </w:r>
          </w:p>
        </w:tc>
        <w:tc>
          <w:tcPr>
            <w:tcW w:w="5964" w:type="dxa"/>
          </w:tcPr>
          <w:p w14:paraId="24D8F579" w14:textId="15F1E7A8" w:rsidR="0023604B" w:rsidRPr="00E9315E" w:rsidRDefault="0023604B" w:rsidP="00E9315E">
            <w:pPr>
              <w:spacing w:line="360" w:lineRule="auto"/>
              <w:rPr>
                <w:rFonts w:ascii="Times New Roman" w:hAnsi="Times New Roman" w:cs="Times New Roman"/>
                <w:sz w:val="26"/>
                <w:szCs w:val="26"/>
              </w:rPr>
            </w:pPr>
            <w:r w:rsidRPr="00E9315E">
              <w:rPr>
                <w:rFonts w:ascii="Times New Roman" w:hAnsi="Times New Roman" w:cs="Times New Roman"/>
                <w:sz w:val="26"/>
                <w:szCs w:val="26"/>
              </w:rPr>
              <w:t>Bộ nhớ đệm</w:t>
            </w:r>
          </w:p>
        </w:tc>
      </w:tr>
      <w:tr w:rsidR="0023604B" w:rsidRPr="00E9315E" w14:paraId="72A800DA" w14:textId="77777777" w:rsidTr="0023604B">
        <w:tc>
          <w:tcPr>
            <w:tcW w:w="2488" w:type="dxa"/>
            <w:vAlign w:val="center"/>
          </w:tcPr>
          <w:p w14:paraId="70F4344E" w14:textId="7C50D1CC" w:rsidR="0023604B" w:rsidRPr="00E9315E" w:rsidRDefault="0023604B" w:rsidP="00E9315E">
            <w:pPr>
              <w:spacing w:line="360" w:lineRule="auto"/>
              <w:rPr>
                <w:rFonts w:ascii="Times New Roman" w:hAnsi="Times New Roman" w:cs="Times New Roman"/>
                <w:b/>
                <w:bCs/>
                <w:sz w:val="26"/>
                <w:szCs w:val="26"/>
              </w:rPr>
            </w:pPr>
            <w:r w:rsidRPr="00E9315E">
              <w:rPr>
                <w:rFonts w:ascii="Times New Roman" w:hAnsi="Times New Roman" w:cs="Times New Roman"/>
                <w:b/>
                <w:bCs/>
                <w:sz w:val="26"/>
                <w:szCs w:val="26"/>
              </w:rPr>
              <w:t>World Wide Web Consortium</w:t>
            </w:r>
          </w:p>
        </w:tc>
        <w:tc>
          <w:tcPr>
            <w:tcW w:w="5964" w:type="dxa"/>
          </w:tcPr>
          <w:p w14:paraId="638783D4" w14:textId="438D8109" w:rsidR="0023604B" w:rsidRPr="00E9315E" w:rsidRDefault="0023604B" w:rsidP="00E9315E">
            <w:pPr>
              <w:spacing w:line="360" w:lineRule="auto"/>
              <w:rPr>
                <w:rFonts w:ascii="Times New Roman" w:hAnsi="Times New Roman" w:cs="Times New Roman"/>
                <w:sz w:val="26"/>
                <w:szCs w:val="26"/>
              </w:rPr>
            </w:pPr>
            <w:r w:rsidRPr="00E9315E">
              <w:rPr>
                <w:rFonts w:ascii="Times New Roman" w:hAnsi="Times New Roman" w:cs="Times New Roman"/>
                <w:sz w:val="26"/>
                <w:szCs w:val="26"/>
              </w:rPr>
              <w:t>Tổ chức tiêu chuẩn quốc tế</w:t>
            </w:r>
          </w:p>
        </w:tc>
      </w:tr>
      <w:tr w:rsidR="0023604B" w:rsidRPr="00E9315E" w14:paraId="234104FF" w14:textId="77777777" w:rsidTr="0023604B">
        <w:tc>
          <w:tcPr>
            <w:tcW w:w="2488" w:type="dxa"/>
            <w:vAlign w:val="center"/>
          </w:tcPr>
          <w:p w14:paraId="0991D19C" w14:textId="269C0EE9" w:rsidR="0023604B" w:rsidRPr="00E9315E" w:rsidRDefault="0023604B" w:rsidP="00E9315E">
            <w:pPr>
              <w:spacing w:line="360" w:lineRule="auto"/>
              <w:rPr>
                <w:rFonts w:ascii="Times New Roman" w:hAnsi="Times New Roman" w:cs="Times New Roman"/>
                <w:b/>
                <w:bCs/>
                <w:sz w:val="26"/>
                <w:szCs w:val="26"/>
              </w:rPr>
            </w:pPr>
            <w:r w:rsidRPr="00E9315E">
              <w:rPr>
                <w:rFonts w:ascii="Times New Roman" w:hAnsi="Times New Roman" w:cs="Times New Roman"/>
                <w:b/>
                <w:bCs/>
                <w:sz w:val="26"/>
                <w:szCs w:val="26"/>
              </w:rPr>
              <w:t>Java</w:t>
            </w:r>
          </w:p>
        </w:tc>
        <w:tc>
          <w:tcPr>
            <w:tcW w:w="5964" w:type="dxa"/>
          </w:tcPr>
          <w:p w14:paraId="3A231514" w14:textId="4BF4D5EA" w:rsidR="0023604B" w:rsidRPr="00E9315E" w:rsidRDefault="0023604B" w:rsidP="00E9315E">
            <w:pPr>
              <w:spacing w:line="360" w:lineRule="auto"/>
              <w:rPr>
                <w:rFonts w:ascii="Times New Roman" w:hAnsi="Times New Roman" w:cs="Times New Roman"/>
                <w:sz w:val="26"/>
                <w:szCs w:val="26"/>
              </w:rPr>
            </w:pPr>
            <w:r w:rsidRPr="00E9315E">
              <w:rPr>
                <w:rFonts w:ascii="Times New Roman" w:hAnsi="Times New Roman" w:cs="Times New Roman"/>
                <w:sz w:val="26"/>
                <w:szCs w:val="26"/>
              </w:rPr>
              <w:t>Ngôn ngữ lập trình hướng đối tượng</w:t>
            </w:r>
          </w:p>
        </w:tc>
      </w:tr>
      <w:tr w:rsidR="0023604B" w:rsidRPr="00E9315E" w14:paraId="2B8C0220" w14:textId="77777777" w:rsidTr="0023604B">
        <w:tc>
          <w:tcPr>
            <w:tcW w:w="2488" w:type="dxa"/>
            <w:vAlign w:val="center"/>
          </w:tcPr>
          <w:p w14:paraId="01AD88A1" w14:textId="0ABF409C" w:rsidR="0023604B" w:rsidRPr="00E9315E" w:rsidRDefault="0023604B" w:rsidP="00E9315E">
            <w:pPr>
              <w:spacing w:line="360" w:lineRule="auto"/>
              <w:rPr>
                <w:rFonts w:ascii="Times New Roman" w:hAnsi="Times New Roman" w:cs="Times New Roman"/>
                <w:b/>
                <w:bCs/>
                <w:sz w:val="26"/>
                <w:szCs w:val="26"/>
              </w:rPr>
            </w:pPr>
            <w:r w:rsidRPr="00E9315E">
              <w:rPr>
                <w:rFonts w:ascii="Times New Roman" w:hAnsi="Times New Roman" w:cs="Times New Roman"/>
                <w:b/>
                <w:bCs/>
                <w:sz w:val="26"/>
                <w:szCs w:val="26"/>
              </w:rPr>
              <w:t>Client</w:t>
            </w:r>
          </w:p>
        </w:tc>
        <w:tc>
          <w:tcPr>
            <w:tcW w:w="5964" w:type="dxa"/>
          </w:tcPr>
          <w:p w14:paraId="795F475A" w14:textId="661E68E7" w:rsidR="0023604B" w:rsidRPr="00E9315E" w:rsidRDefault="0023604B" w:rsidP="00E9315E">
            <w:pPr>
              <w:spacing w:line="360" w:lineRule="auto"/>
              <w:rPr>
                <w:rFonts w:ascii="Times New Roman" w:hAnsi="Times New Roman" w:cs="Times New Roman"/>
                <w:sz w:val="26"/>
                <w:szCs w:val="26"/>
              </w:rPr>
            </w:pPr>
            <w:r w:rsidRPr="00E9315E">
              <w:rPr>
                <w:rFonts w:ascii="Times New Roman" w:hAnsi="Times New Roman" w:cs="Times New Roman"/>
                <w:sz w:val="26"/>
                <w:szCs w:val="26"/>
              </w:rPr>
              <w:t>Máy trạm – nơi gửi yêu cầu đến Server</w:t>
            </w:r>
          </w:p>
        </w:tc>
      </w:tr>
      <w:tr w:rsidR="0023604B" w:rsidRPr="00E9315E" w14:paraId="3A26AC9B" w14:textId="77777777" w:rsidTr="0023604B">
        <w:tc>
          <w:tcPr>
            <w:tcW w:w="2488" w:type="dxa"/>
            <w:vAlign w:val="center"/>
          </w:tcPr>
          <w:p w14:paraId="7AF7F343" w14:textId="37AB43A7" w:rsidR="0023604B" w:rsidRPr="00E9315E" w:rsidRDefault="0023604B" w:rsidP="00E9315E">
            <w:pPr>
              <w:spacing w:line="360" w:lineRule="auto"/>
              <w:rPr>
                <w:rFonts w:ascii="Times New Roman" w:hAnsi="Times New Roman" w:cs="Times New Roman"/>
                <w:b/>
                <w:bCs/>
                <w:sz w:val="26"/>
                <w:szCs w:val="26"/>
              </w:rPr>
            </w:pPr>
            <w:r w:rsidRPr="00E9315E">
              <w:rPr>
                <w:rFonts w:ascii="Times New Roman" w:hAnsi="Times New Roman" w:cs="Times New Roman"/>
                <w:b/>
                <w:bCs/>
                <w:sz w:val="26"/>
                <w:szCs w:val="26"/>
              </w:rPr>
              <w:t>MySQL</w:t>
            </w:r>
          </w:p>
        </w:tc>
        <w:tc>
          <w:tcPr>
            <w:tcW w:w="5964" w:type="dxa"/>
          </w:tcPr>
          <w:p w14:paraId="153C566A" w14:textId="404F406C" w:rsidR="0023604B" w:rsidRPr="00E9315E" w:rsidRDefault="0023604B" w:rsidP="00E9315E">
            <w:pPr>
              <w:spacing w:line="360" w:lineRule="auto"/>
              <w:rPr>
                <w:rFonts w:ascii="Times New Roman" w:hAnsi="Times New Roman" w:cs="Times New Roman"/>
                <w:sz w:val="26"/>
                <w:szCs w:val="26"/>
              </w:rPr>
            </w:pPr>
            <w:r w:rsidRPr="00E9315E">
              <w:rPr>
                <w:rFonts w:ascii="Times New Roman" w:hAnsi="Times New Roman" w:cs="Times New Roman"/>
                <w:sz w:val="26"/>
                <w:szCs w:val="26"/>
              </w:rPr>
              <w:t>Hệ thống quản trị cơ sở dữ liệu</w:t>
            </w:r>
          </w:p>
        </w:tc>
      </w:tr>
      <w:tr w:rsidR="0023604B" w:rsidRPr="00E9315E" w14:paraId="49263F6A" w14:textId="77777777" w:rsidTr="0023604B">
        <w:tc>
          <w:tcPr>
            <w:tcW w:w="2488" w:type="dxa"/>
            <w:vAlign w:val="center"/>
          </w:tcPr>
          <w:p w14:paraId="748CA385" w14:textId="5F148614" w:rsidR="0023604B" w:rsidRPr="00E9315E" w:rsidRDefault="0023604B" w:rsidP="00E9315E">
            <w:pPr>
              <w:spacing w:line="360" w:lineRule="auto"/>
              <w:rPr>
                <w:rFonts w:ascii="Times New Roman" w:hAnsi="Times New Roman" w:cs="Times New Roman"/>
                <w:b/>
                <w:bCs/>
                <w:sz w:val="26"/>
                <w:szCs w:val="26"/>
                <w:lang w:val="en-US"/>
              </w:rPr>
            </w:pPr>
            <w:r w:rsidRPr="00E9315E">
              <w:rPr>
                <w:rFonts w:ascii="Times New Roman" w:hAnsi="Times New Roman" w:cs="Times New Roman"/>
                <w:b/>
                <w:bCs/>
                <w:sz w:val="26"/>
                <w:szCs w:val="26"/>
                <w:lang w:val="en-US"/>
              </w:rPr>
              <w:t>Actor</w:t>
            </w:r>
          </w:p>
        </w:tc>
        <w:tc>
          <w:tcPr>
            <w:tcW w:w="5964" w:type="dxa"/>
          </w:tcPr>
          <w:p w14:paraId="526A0A9E" w14:textId="632E0440" w:rsidR="0023604B" w:rsidRPr="00E9315E" w:rsidRDefault="0023604B" w:rsidP="00E9315E">
            <w:pPr>
              <w:spacing w:line="360" w:lineRule="auto"/>
              <w:rPr>
                <w:rFonts w:ascii="Times New Roman" w:hAnsi="Times New Roman" w:cs="Times New Roman"/>
                <w:sz w:val="26"/>
                <w:szCs w:val="26"/>
              </w:rPr>
            </w:pPr>
            <w:r w:rsidRPr="00E9315E">
              <w:rPr>
                <w:rFonts w:ascii="Times New Roman" w:hAnsi="Times New Roman" w:cs="Times New Roman"/>
                <w:sz w:val="26"/>
                <w:szCs w:val="26"/>
                <w:lang w:val="en-US"/>
              </w:rPr>
              <w:t>N</w:t>
            </w:r>
            <w:r w:rsidRPr="00E9315E">
              <w:rPr>
                <w:rFonts w:ascii="Times New Roman" w:hAnsi="Times New Roman" w:cs="Times New Roman"/>
                <w:sz w:val="26"/>
                <w:szCs w:val="26"/>
              </w:rPr>
              <w:t>gười hay hệ thống bên ngoài tương tác, trao đổi thông tin với phần mềm</w:t>
            </w:r>
          </w:p>
        </w:tc>
      </w:tr>
    </w:tbl>
    <w:p w14:paraId="5F87E442" w14:textId="1A561B54" w:rsidR="00AE7885" w:rsidRPr="00E9315E" w:rsidRDefault="008B0432" w:rsidP="00E9315E">
      <w:pPr>
        <w:pStyle w:val="Heading1"/>
        <w:keepLines w:val="0"/>
        <w:spacing w:before="240" w:after="240" w:line="360" w:lineRule="auto"/>
        <w:ind w:left="567"/>
        <w:rPr>
          <w:rFonts w:ascii="Times New Roman" w:hAnsi="Times New Roman" w:cs="Times New Roman"/>
          <w:b/>
          <w:sz w:val="26"/>
          <w:szCs w:val="26"/>
        </w:rPr>
      </w:pPr>
      <w:r w:rsidRPr="00E9315E">
        <w:rPr>
          <w:rFonts w:ascii="Times New Roman" w:hAnsi="Times New Roman" w:cs="Times New Roman"/>
          <w:sz w:val="26"/>
        </w:rPr>
        <w:br w:type="page"/>
      </w:r>
    </w:p>
    <w:p w14:paraId="7B4C902A" w14:textId="77777777" w:rsidR="00AE7885" w:rsidRPr="00E9315E" w:rsidRDefault="008B0432" w:rsidP="00E9315E">
      <w:pPr>
        <w:pStyle w:val="Heading1"/>
        <w:spacing w:line="360" w:lineRule="auto"/>
        <w:jc w:val="center"/>
        <w:rPr>
          <w:rFonts w:ascii="Times New Roman" w:hAnsi="Times New Roman" w:cs="Times New Roman"/>
          <w:b/>
          <w:sz w:val="32"/>
          <w:szCs w:val="32"/>
        </w:rPr>
      </w:pPr>
      <w:bookmarkStart w:id="22" w:name="_f9c56o5esnzo" w:colFirst="0" w:colLast="0"/>
      <w:bookmarkStart w:id="23" w:name="_Toc150318054"/>
      <w:bookmarkEnd w:id="22"/>
      <w:r w:rsidRPr="00E9315E">
        <w:rPr>
          <w:rFonts w:ascii="Times New Roman" w:hAnsi="Times New Roman" w:cs="Times New Roman"/>
          <w:b/>
          <w:sz w:val="32"/>
          <w:szCs w:val="32"/>
        </w:rPr>
        <w:lastRenderedPageBreak/>
        <w:t>Chương 1: GIỚI THIỆU ĐỀ TÀI</w:t>
      </w:r>
      <w:bookmarkEnd w:id="23"/>
    </w:p>
    <w:p w14:paraId="127C3D61" w14:textId="35ED908E" w:rsidR="00AE7885" w:rsidRPr="00E9315E" w:rsidRDefault="008B0432" w:rsidP="00E9315E">
      <w:pPr>
        <w:pStyle w:val="Heading3"/>
        <w:spacing w:line="360" w:lineRule="auto"/>
        <w:rPr>
          <w:rFonts w:ascii="Times New Roman" w:hAnsi="Times New Roman" w:cs="Times New Roman"/>
          <w:b/>
          <w:color w:val="auto"/>
        </w:rPr>
      </w:pPr>
      <w:bookmarkStart w:id="24" w:name="_6vo6smtnif38" w:colFirst="0" w:colLast="0"/>
      <w:bookmarkStart w:id="25" w:name="_jlffpik1ge9" w:colFirst="0" w:colLast="0"/>
      <w:bookmarkStart w:id="26" w:name="_Toc150318055"/>
      <w:bookmarkEnd w:id="24"/>
      <w:bookmarkEnd w:id="25"/>
      <w:r w:rsidRPr="00E9315E">
        <w:rPr>
          <w:rFonts w:ascii="Times New Roman" w:hAnsi="Times New Roman" w:cs="Times New Roman"/>
          <w:b/>
          <w:color w:val="auto"/>
        </w:rPr>
        <w:t>1.1 Đặt vấn đề</w:t>
      </w:r>
      <w:bookmarkEnd w:id="26"/>
    </w:p>
    <w:p w14:paraId="434B7839" w14:textId="77777777" w:rsidR="00AE7885" w:rsidRPr="00E9315E" w:rsidRDefault="008B0432" w:rsidP="00E9315E">
      <w:pPr>
        <w:spacing w:line="360" w:lineRule="auto"/>
        <w:rPr>
          <w:rFonts w:ascii="Times New Roman" w:hAnsi="Times New Roman" w:cs="Times New Roman"/>
          <w:sz w:val="26"/>
          <w:szCs w:val="26"/>
        </w:rPr>
      </w:pPr>
      <w:r w:rsidRPr="00E9315E">
        <w:rPr>
          <w:rFonts w:ascii="Times New Roman" w:hAnsi="Times New Roman" w:cs="Times New Roman"/>
          <w:sz w:val="26"/>
          <w:szCs w:val="26"/>
        </w:rPr>
        <w:t>Như chúng ta đã biết hiện nay số lượng sinh viên lựa chọn học đại học đang là rất lớn với con số 660.258 vào năm 2023 vì con số rất lớn nên là dẫn đến việc quản lý và phân công đăng ký đồ án rất là khó có thể dẫn đến nhầm lẫn người thì đăng ký được người thì bị bỏ qua.</w:t>
      </w:r>
    </w:p>
    <w:p w14:paraId="414FEF36" w14:textId="77777777" w:rsidR="00AE7885" w:rsidRPr="00E9315E" w:rsidRDefault="008B0432" w:rsidP="00E9315E">
      <w:pPr>
        <w:spacing w:line="360" w:lineRule="auto"/>
        <w:rPr>
          <w:rFonts w:ascii="Times New Roman" w:hAnsi="Times New Roman" w:cs="Times New Roman"/>
          <w:sz w:val="26"/>
          <w:szCs w:val="26"/>
        </w:rPr>
      </w:pPr>
      <w:r w:rsidRPr="00E9315E">
        <w:rPr>
          <w:rFonts w:ascii="Times New Roman" w:hAnsi="Times New Roman" w:cs="Times New Roman"/>
          <w:sz w:val="26"/>
          <w:szCs w:val="26"/>
        </w:rPr>
        <w:t>Vì vậy nhóm chúng em muốn tìm hiểu Xây dựng Website quản lý đăng ký và phân công đồ án cơ sở/ đồ án liên ngành cho môi trường đại học để mang lại lợi ích và tối ưu quá trình phân công quản lý đồ án. Tính năng đăng ký dự án cho phép sinh viên đơn giản quá trình đăng ký giúp giảng viên dễ dàng quản lý đăng ký từ phía sinh viên đăng ký đồ án. Sinh viên và giảng viên có thể theo dõi danh sách đăng ký, tiến độ, đánh giá và cung cấp phản hồi, tạo cho môi trường học tập hiệu quả hơn.</w:t>
      </w:r>
    </w:p>
    <w:p w14:paraId="3298AF8D" w14:textId="680D0E04" w:rsidR="00AE7885" w:rsidRPr="00E9315E" w:rsidRDefault="008B0432" w:rsidP="00E9315E">
      <w:pPr>
        <w:pStyle w:val="Heading3"/>
        <w:spacing w:line="360" w:lineRule="auto"/>
        <w:rPr>
          <w:rFonts w:ascii="Times New Roman" w:hAnsi="Times New Roman" w:cs="Times New Roman"/>
          <w:b/>
          <w:color w:val="auto"/>
        </w:rPr>
      </w:pPr>
      <w:bookmarkStart w:id="27" w:name="_jcvvtjprkc" w:colFirst="0" w:colLast="0"/>
      <w:bookmarkStart w:id="28" w:name="_Toc150318056"/>
      <w:bookmarkEnd w:id="27"/>
      <w:r w:rsidRPr="00E9315E">
        <w:rPr>
          <w:rFonts w:ascii="Times New Roman" w:hAnsi="Times New Roman" w:cs="Times New Roman"/>
          <w:b/>
          <w:color w:val="auto"/>
        </w:rPr>
        <w:t>1.2 Đối tượng và phạm vi dự án</w:t>
      </w:r>
      <w:bookmarkEnd w:id="28"/>
    </w:p>
    <w:p w14:paraId="26939242" w14:textId="77777777" w:rsidR="00AE7885" w:rsidRPr="00E9315E" w:rsidRDefault="008B0432" w:rsidP="00E9315E">
      <w:pPr>
        <w:numPr>
          <w:ilvl w:val="0"/>
          <w:numId w:val="15"/>
        </w:numPr>
        <w:spacing w:line="360" w:lineRule="auto"/>
        <w:rPr>
          <w:rFonts w:ascii="Times New Roman" w:hAnsi="Times New Roman" w:cs="Times New Roman"/>
          <w:b/>
          <w:sz w:val="26"/>
          <w:szCs w:val="26"/>
        </w:rPr>
      </w:pPr>
      <w:r w:rsidRPr="00E9315E">
        <w:rPr>
          <w:rFonts w:ascii="Times New Roman" w:hAnsi="Times New Roman" w:cs="Times New Roman"/>
          <w:b/>
          <w:sz w:val="26"/>
          <w:szCs w:val="26"/>
        </w:rPr>
        <w:t>Đối tượng</w:t>
      </w:r>
    </w:p>
    <w:p w14:paraId="065EC63F" w14:textId="77777777" w:rsidR="00AE7885" w:rsidRPr="00E9315E" w:rsidRDefault="008B0432" w:rsidP="00E9315E">
      <w:pPr>
        <w:spacing w:line="360" w:lineRule="auto"/>
        <w:rPr>
          <w:rFonts w:ascii="Times New Roman" w:hAnsi="Times New Roman" w:cs="Times New Roman"/>
          <w:sz w:val="26"/>
          <w:szCs w:val="26"/>
        </w:rPr>
      </w:pPr>
      <w:r w:rsidRPr="00E9315E">
        <w:rPr>
          <w:rFonts w:ascii="Times New Roman" w:hAnsi="Times New Roman" w:cs="Times New Roman"/>
          <w:sz w:val="26"/>
          <w:szCs w:val="26"/>
        </w:rPr>
        <w:t>- Sinh viên: Sinh viên đại học là một trong những đối tượng chính của dự án. Họ sử dụng ứng dụng web để đăng ký dự án, theo dõi tiến độ, cập nhật thông tin, tham gia vào các khóa học đồ án và đánh giá kết quả công việc của họ.</w:t>
      </w:r>
    </w:p>
    <w:p w14:paraId="7CE8114F" w14:textId="77777777" w:rsidR="00AE7885" w:rsidRPr="00E9315E" w:rsidRDefault="00AE7885" w:rsidP="00E9315E">
      <w:pPr>
        <w:spacing w:line="360" w:lineRule="auto"/>
        <w:rPr>
          <w:rFonts w:ascii="Times New Roman" w:hAnsi="Times New Roman" w:cs="Times New Roman"/>
          <w:sz w:val="26"/>
          <w:szCs w:val="26"/>
        </w:rPr>
      </w:pPr>
    </w:p>
    <w:p w14:paraId="6DED0D44" w14:textId="77777777" w:rsidR="00AE7885" w:rsidRPr="00E9315E" w:rsidRDefault="008B0432" w:rsidP="00E9315E">
      <w:pPr>
        <w:spacing w:line="360" w:lineRule="auto"/>
        <w:rPr>
          <w:rFonts w:ascii="Times New Roman" w:hAnsi="Times New Roman" w:cs="Times New Roman"/>
          <w:sz w:val="26"/>
          <w:szCs w:val="26"/>
        </w:rPr>
      </w:pPr>
      <w:r w:rsidRPr="00E9315E">
        <w:rPr>
          <w:rFonts w:ascii="Times New Roman" w:hAnsi="Times New Roman" w:cs="Times New Roman"/>
          <w:sz w:val="26"/>
          <w:szCs w:val="26"/>
        </w:rPr>
        <w:t>- Giảng viên (Hướng dẫn đồ án): Giảng viên hoặc người hướng dẫn đồ án là những người quan trọng trong quá trình quản lý dự án. Họ sử dụng ứng dụng để duyệt đăng ký đồ án, thực hiện phân công dự án, theo dõi tiến độ, đánh giá hiệu suất của sinh viên và cung cấp hướng dẫn cho họ.</w:t>
      </w:r>
    </w:p>
    <w:p w14:paraId="3A22D66D" w14:textId="77777777" w:rsidR="00AE7885" w:rsidRPr="00E9315E" w:rsidRDefault="00AE7885" w:rsidP="00E9315E">
      <w:pPr>
        <w:spacing w:line="360" w:lineRule="auto"/>
        <w:rPr>
          <w:rFonts w:ascii="Times New Roman" w:hAnsi="Times New Roman" w:cs="Times New Roman"/>
          <w:sz w:val="26"/>
          <w:szCs w:val="26"/>
        </w:rPr>
      </w:pPr>
    </w:p>
    <w:p w14:paraId="6588DCA7" w14:textId="77777777" w:rsidR="00AE7885" w:rsidRPr="00E9315E" w:rsidRDefault="008B0432" w:rsidP="00E9315E">
      <w:pPr>
        <w:numPr>
          <w:ilvl w:val="0"/>
          <w:numId w:val="7"/>
        </w:numPr>
        <w:spacing w:line="360" w:lineRule="auto"/>
        <w:rPr>
          <w:rFonts w:ascii="Times New Roman" w:hAnsi="Times New Roman" w:cs="Times New Roman"/>
          <w:b/>
          <w:sz w:val="26"/>
          <w:szCs w:val="26"/>
        </w:rPr>
      </w:pPr>
      <w:r w:rsidRPr="00E9315E">
        <w:rPr>
          <w:rFonts w:ascii="Times New Roman" w:hAnsi="Times New Roman" w:cs="Times New Roman"/>
          <w:b/>
          <w:sz w:val="26"/>
          <w:szCs w:val="26"/>
        </w:rPr>
        <w:t>Phạm vi dự án</w:t>
      </w:r>
    </w:p>
    <w:p w14:paraId="4E85D054" w14:textId="77777777" w:rsidR="00AE7885" w:rsidRPr="00E9315E" w:rsidRDefault="008B0432" w:rsidP="00E9315E">
      <w:pPr>
        <w:spacing w:line="360" w:lineRule="auto"/>
        <w:rPr>
          <w:rFonts w:ascii="Times New Roman" w:hAnsi="Times New Roman" w:cs="Times New Roman"/>
          <w:sz w:val="26"/>
          <w:szCs w:val="26"/>
        </w:rPr>
      </w:pPr>
      <w:r w:rsidRPr="00E9315E">
        <w:rPr>
          <w:rFonts w:ascii="Times New Roman" w:hAnsi="Times New Roman" w:cs="Times New Roman"/>
          <w:sz w:val="26"/>
          <w:szCs w:val="26"/>
        </w:rPr>
        <w:t>- Tìm hiểu thu thập thông tin và phân tích sự cần thiết và yêu cầu của khách hàng</w:t>
      </w:r>
    </w:p>
    <w:p w14:paraId="7E96024D" w14:textId="77777777" w:rsidR="00AE7885" w:rsidRPr="00E9315E" w:rsidRDefault="008B0432" w:rsidP="00E9315E">
      <w:pPr>
        <w:spacing w:line="360" w:lineRule="auto"/>
        <w:rPr>
          <w:rFonts w:ascii="Times New Roman" w:hAnsi="Times New Roman" w:cs="Times New Roman"/>
          <w:sz w:val="26"/>
          <w:szCs w:val="26"/>
        </w:rPr>
      </w:pPr>
      <w:r w:rsidRPr="00E9315E">
        <w:rPr>
          <w:rFonts w:ascii="Times New Roman" w:hAnsi="Times New Roman" w:cs="Times New Roman"/>
          <w:sz w:val="26"/>
          <w:szCs w:val="26"/>
        </w:rPr>
        <w:t xml:space="preserve">- Thiết kế giao diện Người dùng </w:t>
      </w:r>
    </w:p>
    <w:p w14:paraId="5BE3315E" w14:textId="77777777" w:rsidR="00AE7885" w:rsidRPr="00E9315E" w:rsidRDefault="008B0432" w:rsidP="00E9315E">
      <w:pPr>
        <w:spacing w:line="360" w:lineRule="auto"/>
        <w:rPr>
          <w:rFonts w:ascii="Times New Roman" w:hAnsi="Times New Roman" w:cs="Times New Roman"/>
          <w:sz w:val="26"/>
          <w:szCs w:val="26"/>
        </w:rPr>
      </w:pPr>
      <w:r w:rsidRPr="00E9315E">
        <w:rPr>
          <w:rFonts w:ascii="Times New Roman" w:hAnsi="Times New Roman" w:cs="Times New Roman"/>
          <w:sz w:val="26"/>
          <w:szCs w:val="26"/>
        </w:rPr>
        <w:t>- Thiết kế giao diện hệ thống Quản lý</w:t>
      </w:r>
    </w:p>
    <w:p w14:paraId="35E9C47B" w14:textId="77777777" w:rsidR="00AE7885" w:rsidRPr="00E9315E" w:rsidRDefault="008B0432" w:rsidP="00E9315E">
      <w:pPr>
        <w:spacing w:line="360" w:lineRule="auto"/>
        <w:rPr>
          <w:rFonts w:ascii="Times New Roman" w:hAnsi="Times New Roman" w:cs="Times New Roman"/>
          <w:sz w:val="26"/>
          <w:szCs w:val="26"/>
        </w:rPr>
      </w:pPr>
      <w:r w:rsidRPr="00E9315E">
        <w:rPr>
          <w:rFonts w:ascii="Times New Roman" w:hAnsi="Times New Roman" w:cs="Times New Roman"/>
          <w:sz w:val="26"/>
          <w:szCs w:val="26"/>
        </w:rPr>
        <w:t xml:space="preserve">- Các chức năng chính: </w:t>
      </w:r>
    </w:p>
    <w:p w14:paraId="64237AA6" w14:textId="77777777" w:rsidR="00AE7885" w:rsidRPr="00E9315E" w:rsidRDefault="008B0432" w:rsidP="00E9315E">
      <w:pPr>
        <w:spacing w:line="360" w:lineRule="auto"/>
        <w:ind w:left="720"/>
        <w:jc w:val="both"/>
        <w:rPr>
          <w:rFonts w:ascii="Times New Roman" w:hAnsi="Times New Roman" w:cs="Times New Roman"/>
          <w:sz w:val="26"/>
          <w:szCs w:val="26"/>
        </w:rPr>
      </w:pPr>
      <w:r w:rsidRPr="00E9315E">
        <w:rPr>
          <w:rFonts w:ascii="Times New Roman" w:hAnsi="Times New Roman" w:cs="Times New Roman"/>
          <w:sz w:val="26"/>
          <w:szCs w:val="26"/>
        </w:rPr>
        <w:lastRenderedPageBreak/>
        <w:t>+ Đăng ký đồ án: Sinh viên có thể đăng ký dự án cơ sở hoặc đồ án liên ngành thông qua giao diện web. Họ cung cấp thông tin về đề tài, giảng viên hướng dẫn, và thành viên trong nhóm nếu có.</w:t>
      </w:r>
    </w:p>
    <w:p w14:paraId="40251596" w14:textId="77777777" w:rsidR="00AE7885" w:rsidRPr="00E9315E" w:rsidRDefault="008B0432" w:rsidP="00E9315E">
      <w:pPr>
        <w:spacing w:line="360" w:lineRule="auto"/>
        <w:ind w:left="720"/>
        <w:jc w:val="both"/>
        <w:rPr>
          <w:rFonts w:ascii="Times New Roman" w:hAnsi="Times New Roman" w:cs="Times New Roman"/>
          <w:sz w:val="26"/>
          <w:szCs w:val="26"/>
        </w:rPr>
      </w:pPr>
      <w:r w:rsidRPr="00E9315E">
        <w:rPr>
          <w:rFonts w:ascii="Times New Roman" w:hAnsi="Times New Roman" w:cs="Times New Roman"/>
          <w:sz w:val="26"/>
          <w:szCs w:val="26"/>
        </w:rPr>
        <w:t>+ Quản lý đăng ký: Cung cấp cho giảng viên hoặc người quản lý dự án một giao diện để xem và duyệt các đăng ký đồ án từ sinh viên.</w:t>
      </w:r>
    </w:p>
    <w:p w14:paraId="69B9E8D1" w14:textId="77777777" w:rsidR="00AE7885" w:rsidRPr="00E9315E" w:rsidRDefault="008B0432" w:rsidP="00E9315E">
      <w:pPr>
        <w:spacing w:line="360" w:lineRule="auto"/>
        <w:ind w:left="720"/>
        <w:jc w:val="both"/>
        <w:rPr>
          <w:rFonts w:ascii="Times New Roman" w:hAnsi="Times New Roman" w:cs="Times New Roman"/>
          <w:sz w:val="26"/>
          <w:szCs w:val="26"/>
        </w:rPr>
      </w:pPr>
      <w:r w:rsidRPr="00E9315E">
        <w:rPr>
          <w:rFonts w:ascii="Times New Roman" w:hAnsi="Times New Roman" w:cs="Times New Roman"/>
          <w:sz w:val="26"/>
          <w:szCs w:val="26"/>
        </w:rPr>
        <w:t>+ Phân công đồ án: Hệ thống tự động phân công sinh viên vào các đề tài dự án dựa trên thông tin đăng ký và sẽ hướng dẫn sinh viên về các bước tiếp theo trong quá trình thực hiện dự án.</w:t>
      </w:r>
    </w:p>
    <w:p w14:paraId="1C258527" w14:textId="77777777" w:rsidR="00AE7885" w:rsidRPr="00E9315E" w:rsidRDefault="008B0432" w:rsidP="00E9315E">
      <w:pPr>
        <w:spacing w:line="360" w:lineRule="auto"/>
        <w:ind w:left="720"/>
        <w:jc w:val="both"/>
        <w:rPr>
          <w:rFonts w:ascii="Times New Roman" w:hAnsi="Times New Roman" w:cs="Times New Roman"/>
          <w:sz w:val="26"/>
          <w:szCs w:val="26"/>
        </w:rPr>
      </w:pPr>
      <w:r w:rsidRPr="00E9315E">
        <w:rPr>
          <w:rFonts w:ascii="Times New Roman" w:hAnsi="Times New Roman" w:cs="Times New Roman"/>
          <w:sz w:val="26"/>
          <w:szCs w:val="26"/>
        </w:rPr>
        <w:t>+ Theo dõi tiến độ đồ án: Sinh viên có thể cập nhật tiến độ dự án, thêm báo cáo và tài liệu, và ghi chú công việc đã thực hiện thông qua ứng dụng web.</w:t>
      </w:r>
    </w:p>
    <w:p w14:paraId="6671D9DF" w14:textId="77777777" w:rsidR="00AE7885" w:rsidRPr="00E9315E" w:rsidRDefault="008B0432" w:rsidP="00E9315E">
      <w:pPr>
        <w:spacing w:line="360" w:lineRule="auto"/>
        <w:ind w:left="720"/>
        <w:jc w:val="both"/>
        <w:rPr>
          <w:rFonts w:ascii="Times New Roman" w:hAnsi="Times New Roman" w:cs="Times New Roman"/>
          <w:sz w:val="26"/>
          <w:szCs w:val="26"/>
        </w:rPr>
      </w:pPr>
      <w:r w:rsidRPr="00E9315E">
        <w:rPr>
          <w:rFonts w:ascii="Times New Roman" w:hAnsi="Times New Roman" w:cs="Times New Roman"/>
          <w:sz w:val="26"/>
          <w:szCs w:val="26"/>
        </w:rPr>
        <w:t>+ Đánh giá và phản hồi: Giảng viên và người quản lý dự án có thể đánh giá tiến độ và hiệu suất của sinh viên trong dự án và cung cấp phản hồi.</w:t>
      </w:r>
    </w:p>
    <w:p w14:paraId="38C01C66" w14:textId="0BCD3E9D" w:rsidR="00AE7885" w:rsidRPr="00E9315E" w:rsidRDefault="008B0432" w:rsidP="00E9315E">
      <w:pPr>
        <w:pStyle w:val="Heading3"/>
        <w:spacing w:line="360" w:lineRule="auto"/>
        <w:rPr>
          <w:rFonts w:ascii="Times New Roman" w:hAnsi="Times New Roman" w:cs="Times New Roman"/>
          <w:b/>
          <w:color w:val="auto"/>
        </w:rPr>
      </w:pPr>
      <w:bookmarkStart w:id="29" w:name="_orwr56dh7zyj" w:colFirst="0" w:colLast="0"/>
      <w:bookmarkStart w:id="30" w:name="_Toc150318057"/>
      <w:bookmarkEnd w:id="29"/>
      <w:r w:rsidRPr="00E9315E">
        <w:rPr>
          <w:rFonts w:ascii="Times New Roman" w:hAnsi="Times New Roman" w:cs="Times New Roman"/>
          <w:b/>
          <w:color w:val="auto"/>
        </w:rPr>
        <w:t>1.3 Định hướng giải pháp</w:t>
      </w:r>
      <w:bookmarkEnd w:id="30"/>
    </w:p>
    <w:p w14:paraId="3D0E4D78" w14:textId="77777777" w:rsidR="00AE7885" w:rsidRPr="00E9315E" w:rsidRDefault="008B0432" w:rsidP="00E9315E">
      <w:pPr>
        <w:spacing w:line="360" w:lineRule="auto"/>
        <w:rPr>
          <w:rFonts w:ascii="Times New Roman" w:hAnsi="Times New Roman" w:cs="Times New Roman"/>
          <w:b/>
          <w:sz w:val="26"/>
          <w:szCs w:val="26"/>
        </w:rPr>
      </w:pPr>
      <w:r w:rsidRPr="00E9315E">
        <w:rPr>
          <w:rFonts w:ascii="Times New Roman" w:hAnsi="Times New Roman" w:cs="Times New Roman"/>
          <w:b/>
          <w:sz w:val="26"/>
          <w:szCs w:val="26"/>
        </w:rPr>
        <w:t>Khảo sát hiện trạng, thị trường xã hội:</w:t>
      </w:r>
    </w:p>
    <w:p w14:paraId="68BEDB51" w14:textId="77777777" w:rsidR="00AE7885" w:rsidRPr="00E9315E" w:rsidRDefault="008B0432" w:rsidP="00E9315E">
      <w:pPr>
        <w:spacing w:line="360" w:lineRule="auto"/>
        <w:rPr>
          <w:rFonts w:ascii="Times New Roman" w:hAnsi="Times New Roman" w:cs="Times New Roman"/>
          <w:sz w:val="26"/>
          <w:szCs w:val="26"/>
        </w:rPr>
      </w:pPr>
      <w:r w:rsidRPr="00E9315E">
        <w:rPr>
          <w:rFonts w:ascii="Times New Roman" w:hAnsi="Times New Roman" w:cs="Times New Roman"/>
          <w:sz w:val="26"/>
          <w:szCs w:val="26"/>
        </w:rPr>
        <w:t>Sự cạnh tranh của các website</w:t>
      </w:r>
    </w:p>
    <w:p w14:paraId="7CF0B3C0" w14:textId="77777777" w:rsidR="00AE7885" w:rsidRPr="00E9315E" w:rsidRDefault="008B0432" w:rsidP="00E9315E">
      <w:pPr>
        <w:spacing w:line="360" w:lineRule="auto"/>
        <w:rPr>
          <w:rFonts w:ascii="Times New Roman" w:hAnsi="Times New Roman" w:cs="Times New Roman"/>
          <w:sz w:val="26"/>
          <w:szCs w:val="26"/>
        </w:rPr>
      </w:pPr>
      <w:r w:rsidRPr="00E9315E">
        <w:rPr>
          <w:rFonts w:ascii="Times New Roman" w:hAnsi="Times New Roman" w:cs="Times New Roman"/>
          <w:sz w:val="26"/>
          <w:szCs w:val="26"/>
        </w:rPr>
        <w:t>Tâm lý, nhu cầu của khách hàng</w:t>
      </w:r>
    </w:p>
    <w:p w14:paraId="392CBA39" w14:textId="77777777" w:rsidR="00AE7885" w:rsidRPr="00E9315E" w:rsidRDefault="008B0432" w:rsidP="00E9315E">
      <w:pPr>
        <w:spacing w:line="360" w:lineRule="auto"/>
        <w:rPr>
          <w:rFonts w:ascii="Times New Roman" w:hAnsi="Times New Roman" w:cs="Times New Roman"/>
          <w:b/>
          <w:sz w:val="26"/>
          <w:szCs w:val="26"/>
        </w:rPr>
      </w:pPr>
      <w:r w:rsidRPr="00E9315E">
        <w:rPr>
          <w:rFonts w:ascii="Times New Roman" w:hAnsi="Times New Roman" w:cs="Times New Roman"/>
          <w:b/>
          <w:sz w:val="26"/>
          <w:szCs w:val="26"/>
        </w:rPr>
        <w:t>Thiết kế xây dựng website:</w:t>
      </w:r>
    </w:p>
    <w:p w14:paraId="03F0DEB9" w14:textId="77777777" w:rsidR="00AE7885" w:rsidRPr="00E9315E" w:rsidRDefault="008B0432" w:rsidP="00E9315E">
      <w:pPr>
        <w:spacing w:line="360" w:lineRule="auto"/>
        <w:rPr>
          <w:rFonts w:ascii="Times New Roman" w:hAnsi="Times New Roman" w:cs="Times New Roman"/>
          <w:sz w:val="26"/>
          <w:szCs w:val="26"/>
        </w:rPr>
      </w:pPr>
      <w:r w:rsidRPr="00E9315E">
        <w:rPr>
          <w:rFonts w:ascii="Times New Roman" w:hAnsi="Times New Roman" w:cs="Times New Roman"/>
          <w:sz w:val="26"/>
          <w:szCs w:val="26"/>
        </w:rPr>
        <w:t>Tìm hiểu cách thức xây dựng</w:t>
      </w:r>
    </w:p>
    <w:p w14:paraId="4A9D13A8" w14:textId="77777777" w:rsidR="00AE7885" w:rsidRPr="00E9315E" w:rsidRDefault="008B0432" w:rsidP="00E9315E">
      <w:pPr>
        <w:spacing w:line="360" w:lineRule="auto"/>
        <w:rPr>
          <w:rFonts w:ascii="Times New Roman" w:hAnsi="Times New Roman" w:cs="Times New Roman"/>
          <w:sz w:val="26"/>
          <w:szCs w:val="26"/>
        </w:rPr>
      </w:pPr>
      <w:r w:rsidRPr="00E9315E">
        <w:rPr>
          <w:rFonts w:ascii="Times New Roman" w:hAnsi="Times New Roman" w:cs="Times New Roman"/>
          <w:sz w:val="26"/>
          <w:szCs w:val="26"/>
        </w:rPr>
        <w:t>Xây dựng phần mềm quản lý đăng ký đồ án</w:t>
      </w:r>
    </w:p>
    <w:p w14:paraId="0707F392" w14:textId="77777777" w:rsidR="00AE7885" w:rsidRPr="00E9315E" w:rsidRDefault="008B0432" w:rsidP="00E9315E">
      <w:pPr>
        <w:spacing w:line="360" w:lineRule="auto"/>
        <w:rPr>
          <w:rFonts w:ascii="Times New Roman" w:hAnsi="Times New Roman" w:cs="Times New Roman"/>
          <w:sz w:val="26"/>
          <w:szCs w:val="26"/>
        </w:rPr>
      </w:pPr>
      <w:r w:rsidRPr="00E9315E">
        <w:rPr>
          <w:rFonts w:ascii="Times New Roman" w:hAnsi="Times New Roman" w:cs="Times New Roman"/>
          <w:sz w:val="26"/>
          <w:szCs w:val="26"/>
        </w:rPr>
        <w:t>Tìm hiểu ngôn ngữ đáp ứng nhu cầu của website</w:t>
      </w:r>
    </w:p>
    <w:p w14:paraId="5717CBDB" w14:textId="77777777" w:rsidR="00AE7885" w:rsidRPr="00E9315E" w:rsidRDefault="008B0432" w:rsidP="00E9315E">
      <w:pPr>
        <w:spacing w:line="360" w:lineRule="auto"/>
        <w:rPr>
          <w:rFonts w:ascii="Times New Roman" w:hAnsi="Times New Roman" w:cs="Times New Roman"/>
          <w:sz w:val="26"/>
          <w:szCs w:val="26"/>
        </w:rPr>
      </w:pPr>
      <w:r w:rsidRPr="00E9315E">
        <w:rPr>
          <w:rFonts w:ascii="Times New Roman" w:hAnsi="Times New Roman" w:cs="Times New Roman"/>
          <w:sz w:val="26"/>
          <w:szCs w:val="26"/>
        </w:rPr>
        <w:t>Tìm hiểu kết nối mở rộng quy mô của website</w:t>
      </w:r>
    </w:p>
    <w:p w14:paraId="46F463A7" w14:textId="66988C19" w:rsidR="00AE7885" w:rsidRPr="00E9315E" w:rsidRDefault="008B0432" w:rsidP="00E9315E">
      <w:pPr>
        <w:pStyle w:val="Heading3"/>
        <w:spacing w:line="360" w:lineRule="auto"/>
        <w:rPr>
          <w:rFonts w:ascii="Times New Roman" w:hAnsi="Times New Roman" w:cs="Times New Roman"/>
          <w:b/>
          <w:bCs/>
          <w:color w:val="auto"/>
        </w:rPr>
      </w:pPr>
      <w:bookmarkStart w:id="31" w:name="_49j5sqs9id40" w:colFirst="0" w:colLast="0"/>
      <w:bookmarkStart w:id="32" w:name="_Toc150318058"/>
      <w:bookmarkEnd w:id="31"/>
      <w:r w:rsidRPr="00E9315E">
        <w:rPr>
          <w:rFonts w:ascii="Times New Roman" w:hAnsi="Times New Roman" w:cs="Times New Roman"/>
          <w:b/>
          <w:bCs/>
          <w:color w:val="auto"/>
        </w:rPr>
        <w:t>1.4 Bố cục bài tập lớn</w:t>
      </w:r>
      <w:bookmarkEnd w:id="32"/>
    </w:p>
    <w:p w14:paraId="289FE85E" w14:textId="77777777" w:rsidR="00AE7885" w:rsidRPr="00E9315E" w:rsidRDefault="008B0432" w:rsidP="00E9315E">
      <w:pPr>
        <w:spacing w:before="240" w:after="240" w:line="360" w:lineRule="auto"/>
        <w:rPr>
          <w:rFonts w:ascii="Times New Roman" w:hAnsi="Times New Roman" w:cs="Times New Roman"/>
          <w:sz w:val="26"/>
          <w:szCs w:val="26"/>
        </w:rPr>
      </w:pPr>
      <w:r w:rsidRPr="00E9315E">
        <w:rPr>
          <w:rFonts w:ascii="Times New Roman" w:hAnsi="Times New Roman" w:cs="Times New Roman"/>
          <w:sz w:val="26"/>
          <w:szCs w:val="26"/>
        </w:rPr>
        <w:t xml:space="preserve">Phần còn lại của báo cáo Bài tập lớn này được tổ chức như sau. </w:t>
      </w:r>
    </w:p>
    <w:p w14:paraId="19A22ACE" w14:textId="77777777" w:rsidR="00AE7885" w:rsidRPr="00E9315E" w:rsidRDefault="008B0432" w:rsidP="00E9315E">
      <w:pPr>
        <w:spacing w:before="240" w:after="240" w:line="360" w:lineRule="auto"/>
        <w:rPr>
          <w:rFonts w:ascii="Times New Roman" w:hAnsi="Times New Roman" w:cs="Times New Roman"/>
          <w:sz w:val="26"/>
          <w:szCs w:val="26"/>
        </w:rPr>
      </w:pPr>
      <w:r w:rsidRPr="00E9315E">
        <w:rPr>
          <w:rFonts w:ascii="Times New Roman" w:hAnsi="Times New Roman" w:cs="Times New Roman"/>
          <w:sz w:val="26"/>
          <w:szCs w:val="26"/>
        </w:rPr>
        <w:t xml:space="preserve">Chương 2 trình bày nội dung về khảo sát và phân tích yêu cầu hệ thống bao gồm khảo sát hiện trạng, tổng quan các chức năng, yêu cầu chức năng và phi chức năng, biểu đồ use case. </w:t>
      </w:r>
    </w:p>
    <w:p w14:paraId="7D50CD57" w14:textId="77777777" w:rsidR="00AE7885" w:rsidRPr="00E9315E" w:rsidRDefault="008B0432" w:rsidP="00E9315E">
      <w:pPr>
        <w:spacing w:before="240" w:after="240" w:line="360" w:lineRule="auto"/>
        <w:rPr>
          <w:rFonts w:ascii="Times New Roman" w:hAnsi="Times New Roman" w:cs="Times New Roman"/>
          <w:sz w:val="26"/>
          <w:szCs w:val="26"/>
        </w:rPr>
      </w:pPr>
      <w:r w:rsidRPr="00E9315E">
        <w:rPr>
          <w:rFonts w:ascii="Times New Roman" w:hAnsi="Times New Roman" w:cs="Times New Roman"/>
          <w:sz w:val="26"/>
          <w:szCs w:val="26"/>
        </w:rPr>
        <w:t xml:space="preserve">Chương 3, nhóm em tìm hiểu về cơ sở lý thuyết, công nghệ sử dụng khi xây dựng website. </w:t>
      </w:r>
    </w:p>
    <w:p w14:paraId="1FE27EC4" w14:textId="77777777" w:rsidR="00AE7885" w:rsidRPr="00E9315E" w:rsidRDefault="008B0432" w:rsidP="00E9315E">
      <w:pPr>
        <w:spacing w:before="240" w:after="240" w:line="360" w:lineRule="auto"/>
        <w:rPr>
          <w:rFonts w:ascii="Times New Roman" w:hAnsi="Times New Roman" w:cs="Times New Roman"/>
          <w:sz w:val="26"/>
          <w:szCs w:val="26"/>
        </w:rPr>
      </w:pPr>
      <w:r w:rsidRPr="00E9315E">
        <w:rPr>
          <w:rFonts w:ascii="Times New Roman" w:hAnsi="Times New Roman" w:cs="Times New Roman"/>
          <w:sz w:val="26"/>
          <w:szCs w:val="26"/>
        </w:rPr>
        <w:lastRenderedPageBreak/>
        <w:t xml:space="preserve">Chương 4 sẽ trình bày chi tiết quy trình phát triển và triển khai ứng dụng, cách thức xây dựng. </w:t>
      </w:r>
    </w:p>
    <w:p w14:paraId="4F25D7EE" w14:textId="77777777" w:rsidR="00AE7885" w:rsidRPr="00E9315E" w:rsidRDefault="008B0432" w:rsidP="00E9315E">
      <w:pPr>
        <w:spacing w:before="240" w:after="240" w:line="360" w:lineRule="auto"/>
        <w:rPr>
          <w:rFonts w:ascii="Times New Roman" w:hAnsi="Times New Roman" w:cs="Times New Roman"/>
          <w:sz w:val="26"/>
          <w:szCs w:val="26"/>
        </w:rPr>
      </w:pPr>
      <w:r w:rsidRPr="00E9315E">
        <w:rPr>
          <w:rFonts w:ascii="Times New Roman" w:hAnsi="Times New Roman" w:cs="Times New Roman"/>
          <w:sz w:val="26"/>
          <w:szCs w:val="26"/>
        </w:rPr>
        <w:t xml:space="preserve">Chương 5 là các giải pháp và đóng góp nổi bật. </w:t>
      </w:r>
    </w:p>
    <w:p w14:paraId="79D99E2C" w14:textId="77777777" w:rsidR="00AE7885" w:rsidRPr="00E9315E" w:rsidRDefault="008B0432" w:rsidP="00E9315E">
      <w:pPr>
        <w:spacing w:before="240" w:after="240" w:line="360" w:lineRule="auto"/>
        <w:rPr>
          <w:rFonts w:ascii="Times New Roman" w:hAnsi="Times New Roman" w:cs="Times New Roman"/>
          <w:sz w:val="26"/>
          <w:szCs w:val="26"/>
        </w:rPr>
      </w:pPr>
      <w:r w:rsidRPr="00E9315E">
        <w:rPr>
          <w:rFonts w:ascii="Times New Roman" w:hAnsi="Times New Roman" w:cs="Times New Roman"/>
          <w:sz w:val="26"/>
          <w:szCs w:val="26"/>
        </w:rPr>
        <w:t>Chương 6, trình bày giải pháp, đưa ra kết luận và hướng phát triển.</w:t>
      </w:r>
    </w:p>
    <w:p w14:paraId="535C3AA9" w14:textId="77777777" w:rsidR="0021727B" w:rsidRPr="00E9315E" w:rsidRDefault="0021727B" w:rsidP="00E9315E">
      <w:pPr>
        <w:spacing w:line="360" w:lineRule="auto"/>
        <w:rPr>
          <w:rFonts w:ascii="Times New Roman" w:hAnsi="Times New Roman" w:cs="Times New Roman"/>
          <w:b/>
          <w:sz w:val="26"/>
          <w:szCs w:val="32"/>
        </w:rPr>
      </w:pPr>
      <w:bookmarkStart w:id="33" w:name="_q20kbjcxwo86" w:colFirst="0" w:colLast="0"/>
      <w:bookmarkEnd w:id="33"/>
      <w:r w:rsidRPr="00E9315E">
        <w:rPr>
          <w:rFonts w:ascii="Times New Roman" w:hAnsi="Times New Roman" w:cs="Times New Roman"/>
          <w:b/>
          <w:sz w:val="26"/>
          <w:szCs w:val="32"/>
        </w:rPr>
        <w:br w:type="page"/>
      </w:r>
    </w:p>
    <w:p w14:paraId="2C960096" w14:textId="1D474CDB" w:rsidR="00AE7885" w:rsidRPr="00E9315E" w:rsidRDefault="008B0432" w:rsidP="00E9315E">
      <w:pPr>
        <w:pStyle w:val="Heading1"/>
        <w:spacing w:before="240" w:after="240" w:line="360" w:lineRule="auto"/>
        <w:jc w:val="center"/>
        <w:rPr>
          <w:rFonts w:ascii="Times New Roman" w:hAnsi="Times New Roman" w:cs="Times New Roman"/>
          <w:b/>
          <w:sz w:val="32"/>
          <w:szCs w:val="32"/>
        </w:rPr>
      </w:pPr>
      <w:bookmarkStart w:id="34" w:name="_Toc150318059"/>
      <w:r w:rsidRPr="00E9315E">
        <w:rPr>
          <w:rFonts w:ascii="Times New Roman" w:hAnsi="Times New Roman" w:cs="Times New Roman"/>
          <w:b/>
          <w:sz w:val="32"/>
          <w:szCs w:val="32"/>
        </w:rPr>
        <w:lastRenderedPageBreak/>
        <w:t>CHƯƠNG II: KHẢO SÁT VÀ PHÂN TÍCH NHU CẦU</w:t>
      </w:r>
      <w:bookmarkEnd w:id="34"/>
    </w:p>
    <w:p w14:paraId="11A1450D" w14:textId="77777777" w:rsidR="00AE7885" w:rsidRPr="00E9315E" w:rsidRDefault="008B0432" w:rsidP="00E9315E">
      <w:pPr>
        <w:pStyle w:val="Heading2"/>
        <w:keepNext w:val="0"/>
        <w:keepLines w:val="0"/>
        <w:spacing w:after="80" w:line="360" w:lineRule="auto"/>
        <w:rPr>
          <w:rFonts w:ascii="Times New Roman" w:hAnsi="Times New Roman" w:cs="Times New Roman"/>
          <w:sz w:val="28"/>
          <w:szCs w:val="28"/>
        </w:rPr>
      </w:pPr>
      <w:bookmarkStart w:id="35" w:name="_l1s7lmyywqa4" w:colFirst="0" w:colLast="0"/>
      <w:bookmarkStart w:id="36" w:name="_Toc150318060"/>
      <w:bookmarkEnd w:id="35"/>
      <w:r w:rsidRPr="00E9315E">
        <w:rPr>
          <w:rFonts w:ascii="Times New Roman" w:hAnsi="Times New Roman" w:cs="Times New Roman"/>
          <w:b/>
          <w:sz w:val="28"/>
          <w:szCs w:val="28"/>
        </w:rPr>
        <w:t>2.1 Khảo sát hiện trạng</w:t>
      </w:r>
      <w:bookmarkEnd w:id="36"/>
    </w:p>
    <w:p w14:paraId="72E2ACEE" w14:textId="77777777" w:rsidR="00AE7885" w:rsidRPr="00E9315E" w:rsidRDefault="008B0432" w:rsidP="00E9315E">
      <w:pPr>
        <w:spacing w:before="240" w:after="240" w:line="360" w:lineRule="auto"/>
        <w:rPr>
          <w:rFonts w:ascii="Times New Roman" w:hAnsi="Times New Roman" w:cs="Times New Roman"/>
          <w:sz w:val="26"/>
          <w:szCs w:val="26"/>
        </w:rPr>
      </w:pPr>
      <w:r w:rsidRPr="00E9315E">
        <w:rPr>
          <w:rFonts w:ascii="Times New Roman" w:hAnsi="Times New Roman" w:cs="Times New Roman"/>
          <w:sz w:val="26"/>
          <w:szCs w:val="26"/>
        </w:rPr>
        <w:t>Thực tế, số lượng sinh viên hiện nay mỗi năm mỗi tăng nhiều số lượng sinh viên như năm 2023 có tới 660.000 Học sinh nhập học Đại học. Vì số lượng quá đông nên việc kiểm soát đăng ký xét duyệt môn học rất là phức tạp dẫn đến nhầm lẫn khi đăng ký môn học. Vì vậy ta có:</w:t>
      </w:r>
    </w:p>
    <w:p w14:paraId="7D1122EA" w14:textId="77777777" w:rsidR="00AE7885" w:rsidRPr="00E9315E" w:rsidRDefault="008B0432" w:rsidP="00E9315E">
      <w:pPr>
        <w:spacing w:before="240" w:after="240" w:line="360" w:lineRule="auto"/>
        <w:rPr>
          <w:rFonts w:ascii="Times New Roman" w:hAnsi="Times New Roman" w:cs="Times New Roman"/>
          <w:b/>
          <w:sz w:val="26"/>
          <w:szCs w:val="26"/>
        </w:rPr>
      </w:pPr>
      <w:r w:rsidRPr="00E9315E">
        <w:rPr>
          <w:rFonts w:ascii="Times New Roman" w:hAnsi="Times New Roman" w:cs="Times New Roman"/>
          <w:b/>
          <w:sz w:val="26"/>
          <w:szCs w:val="26"/>
        </w:rPr>
        <w:t>Kết quả khảo sát:</w:t>
      </w:r>
    </w:p>
    <w:p w14:paraId="15755FF9" w14:textId="77777777" w:rsidR="00AE7885" w:rsidRPr="00E9315E" w:rsidRDefault="008B0432" w:rsidP="00E9315E">
      <w:pPr>
        <w:spacing w:before="240" w:after="240" w:line="360" w:lineRule="auto"/>
        <w:rPr>
          <w:rFonts w:ascii="Times New Roman" w:hAnsi="Times New Roman" w:cs="Times New Roman"/>
          <w:sz w:val="26"/>
          <w:szCs w:val="26"/>
        </w:rPr>
      </w:pPr>
      <w:r w:rsidRPr="00E9315E">
        <w:rPr>
          <w:rFonts w:ascii="Times New Roman" w:hAnsi="Times New Roman" w:cs="Times New Roman"/>
          <w:sz w:val="26"/>
          <w:szCs w:val="26"/>
        </w:rPr>
        <w:t>Câu hỏi 1: Bạn có gặp khó khăn khi đăng ký môn học tại trường của mình không?</w:t>
      </w:r>
    </w:p>
    <w:p w14:paraId="52EF9BC3" w14:textId="77777777" w:rsidR="00AE7885" w:rsidRPr="00E9315E" w:rsidRDefault="008B0432" w:rsidP="00E9315E">
      <w:pPr>
        <w:numPr>
          <w:ilvl w:val="0"/>
          <w:numId w:val="6"/>
        </w:numPr>
        <w:spacing w:line="360" w:lineRule="auto"/>
        <w:rPr>
          <w:rFonts w:ascii="Times New Roman" w:hAnsi="Times New Roman" w:cs="Times New Roman"/>
          <w:sz w:val="26"/>
          <w:szCs w:val="26"/>
        </w:rPr>
      </w:pPr>
      <w:r w:rsidRPr="00E9315E">
        <w:rPr>
          <w:rFonts w:ascii="Times New Roman" w:hAnsi="Times New Roman" w:cs="Times New Roman"/>
          <w:sz w:val="26"/>
          <w:szCs w:val="26"/>
        </w:rPr>
        <w:t>Có: 85%</w:t>
      </w:r>
    </w:p>
    <w:p w14:paraId="4D376C8B" w14:textId="77777777" w:rsidR="00AE7885" w:rsidRPr="00E9315E" w:rsidRDefault="008B0432" w:rsidP="00E9315E">
      <w:pPr>
        <w:numPr>
          <w:ilvl w:val="0"/>
          <w:numId w:val="6"/>
        </w:numPr>
        <w:spacing w:after="240" w:line="360" w:lineRule="auto"/>
        <w:rPr>
          <w:rFonts w:ascii="Times New Roman" w:hAnsi="Times New Roman" w:cs="Times New Roman"/>
          <w:sz w:val="26"/>
          <w:szCs w:val="26"/>
        </w:rPr>
      </w:pPr>
      <w:r w:rsidRPr="00E9315E">
        <w:rPr>
          <w:rFonts w:ascii="Times New Roman" w:hAnsi="Times New Roman" w:cs="Times New Roman"/>
          <w:sz w:val="26"/>
          <w:szCs w:val="26"/>
        </w:rPr>
        <w:t>Không: 15%</w:t>
      </w:r>
    </w:p>
    <w:p w14:paraId="624BEF21" w14:textId="77777777" w:rsidR="00AE7885" w:rsidRPr="00E9315E" w:rsidRDefault="008B0432" w:rsidP="00E9315E">
      <w:pPr>
        <w:spacing w:before="240" w:after="240" w:line="360" w:lineRule="auto"/>
        <w:rPr>
          <w:rFonts w:ascii="Times New Roman" w:hAnsi="Times New Roman" w:cs="Times New Roman"/>
          <w:sz w:val="26"/>
          <w:szCs w:val="26"/>
        </w:rPr>
      </w:pPr>
      <w:r w:rsidRPr="00E9315E">
        <w:rPr>
          <w:rFonts w:ascii="Times New Roman" w:hAnsi="Times New Roman" w:cs="Times New Roman"/>
          <w:sz w:val="26"/>
          <w:szCs w:val="26"/>
        </w:rPr>
        <w:t>Câu hỏi 2: Những khó khăn cụ thể mà bạn gặp phải khi đăng ký môn học là gì?</w:t>
      </w:r>
    </w:p>
    <w:p w14:paraId="1621AEA4" w14:textId="77777777" w:rsidR="00AE7885" w:rsidRPr="00E9315E" w:rsidRDefault="008B0432" w:rsidP="00E9315E">
      <w:pPr>
        <w:numPr>
          <w:ilvl w:val="0"/>
          <w:numId w:val="26"/>
        </w:numPr>
        <w:spacing w:line="360" w:lineRule="auto"/>
        <w:rPr>
          <w:rFonts w:ascii="Times New Roman" w:hAnsi="Times New Roman" w:cs="Times New Roman"/>
          <w:sz w:val="26"/>
          <w:szCs w:val="26"/>
        </w:rPr>
      </w:pPr>
      <w:r w:rsidRPr="00E9315E">
        <w:rPr>
          <w:rFonts w:ascii="Times New Roman" w:hAnsi="Times New Roman" w:cs="Times New Roman"/>
          <w:sz w:val="26"/>
          <w:szCs w:val="26"/>
        </w:rPr>
        <w:t>Quy trình đăng ký phức tạp, khó hiểu: 55%</w:t>
      </w:r>
    </w:p>
    <w:p w14:paraId="25358167" w14:textId="77777777" w:rsidR="00AE7885" w:rsidRPr="00E9315E" w:rsidRDefault="008B0432" w:rsidP="00E9315E">
      <w:pPr>
        <w:numPr>
          <w:ilvl w:val="0"/>
          <w:numId w:val="26"/>
        </w:numPr>
        <w:spacing w:line="360" w:lineRule="auto"/>
        <w:rPr>
          <w:rFonts w:ascii="Times New Roman" w:hAnsi="Times New Roman" w:cs="Times New Roman"/>
          <w:sz w:val="26"/>
          <w:szCs w:val="26"/>
        </w:rPr>
      </w:pPr>
      <w:r w:rsidRPr="00E9315E">
        <w:rPr>
          <w:rFonts w:ascii="Times New Roman" w:hAnsi="Times New Roman" w:cs="Times New Roman"/>
          <w:sz w:val="26"/>
          <w:szCs w:val="26"/>
        </w:rPr>
        <w:t>Lịch đăng ký môn học không phù hợp: 25%</w:t>
      </w:r>
    </w:p>
    <w:p w14:paraId="10B20C43" w14:textId="77777777" w:rsidR="00AE7885" w:rsidRPr="00E9315E" w:rsidRDefault="008B0432" w:rsidP="00E9315E">
      <w:pPr>
        <w:numPr>
          <w:ilvl w:val="0"/>
          <w:numId w:val="26"/>
        </w:numPr>
        <w:spacing w:line="360" w:lineRule="auto"/>
        <w:rPr>
          <w:rFonts w:ascii="Times New Roman" w:hAnsi="Times New Roman" w:cs="Times New Roman"/>
          <w:sz w:val="26"/>
          <w:szCs w:val="26"/>
        </w:rPr>
      </w:pPr>
      <w:r w:rsidRPr="00E9315E">
        <w:rPr>
          <w:rFonts w:ascii="Times New Roman" w:hAnsi="Times New Roman" w:cs="Times New Roman"/>
          <w:sz w:val="26"/>
          <w:szCs w:val="26"/>
        </w:rPr>
        <w:t>Số lượng môn học đăng ký tối đa hạn chế: 10%</w:t>
      </w:r>
    </w:p>
    <w:p w14:paraId="198D1087" w14:textId="77777777" w:rsidR="00AE7885" w:rsidRPr="00E9315E" w:rsidRDefault="008B0432" w:rsidP="00E9315E">
      <w:pPr>
        <w:numPr>
          <w:ilvl w:val="0"/>
          <w:numId w:val="26"/>
        </w:numPr>
        <w:spacing w:after="240" w:line="360" w:lineRule="auto"/>
        <w:rPr>
          <w:rFonts w:ascii="Times New Roman" w:hAnsi="Times New Roman" w:cs="Times New Roman"/>
          <w:sz w:val="26"/>
          <w:szCs w:val="26"/>
        </w:rPr>
      </w:pPr>
      <w:r w:rsidRPr="00E9315E">
        <w:rPr>
          <w:rFonts w:ascii="Times New Roman" w:hAnsi="Times New Roman" w:cs="Times New Roman"/>
          <w:sz w:val="26"/>
          <w:szCs w:val="26"/>
        </w:rPr>
        <w:t>Thông tin về môn học không đầy đủ, chính xác: 10%</w:t>
      </w:r>
    </w:p>
    <w:p w14:paraId="53BFC8A2" w14:textId="77777777" w:rsidR="00AE7885" w:rsidRPr="00E9315E" w:rsidRDefault="008B0432" w:rsidP="00E9315E">
      <w:pPr>
        <w:spacing w:before="240" w:after="240" w:line="360" w:lineRule="auto"/>
        <w:rPr>
          <w:rFonts w:ascii="Times New Roman" w:hAnsi="Times New Roman" w:cs="Times New Roman"/>
          <w:sz w:val="26"/>
          <w:szCs w:val="26"/>
        </w:rPr>
      </w:pPr>
      <w:r w:rsidRPr="00E9315E">
        <w:rPr>
          <w:rFonts w:ascii="Times New Roman" w:hAnsi="Times New Roman" w:cs="Times New Roman"/>
          <w:sz w:val="26"/>
          <w:szCs w:val="26"/>
        </w:rPr>
        <w:t>Câu hỏi 3: Bạn đánh giá mức độ hài lòng của mình về quy trình đăng ký môn học tại trường của mình như thế nào?</w:t>
      </w:r>
    </w:p>
    <w:p w14:paraId="7F80D487" w14:textId="77777777" w:rsidR="00AE7885" w:rsidRPr="00E9315E" w:rsidRDefault="008B0432" w:rsidP="00E9315E">
      <w:pPr>
        <w:numPr>
          <w:ilvl w:val="0"/>
          <w:numId w:val="24"/>
        </w:numPr>
        <w:spacing w:line="360" w:lineRule="auto"/>
        <w:rPr>
          <w:rFonts w:ascii="Times New Roman" w:hAnsi="Times New Roman" w:cs="Times New Roman"/>
          <w:sz w:val="26"/>
          <w:szCs w:val="26"/>
        </w:rPr>
      </w:pPr>
      <w:r w:rsidRPr="00E9315E">
        <w:rPr>
          <w:rFonts w:ascii="Times New Roman" w:hAnsi="Times New Roman" w:cs="Times New Roman"/>
          <w:sz w:val="26"/>
          <w:szCs w:val="26"/>
        </w:rPr>
        <w:t>Không hài lòng: 60%</w:t>
      </w:r>
    </w:p>
    <w:p w14:paraId="0C662B8B" w14:textId="77777777" w:rsidR="00AE7885" w:rsidRPr="00E9315E" w:rsidRDefault="008B0432" w:rsidP="00E9315E">
      <w:pPr>
        <w:numPr>
          <w:ilvl w:val="0"/>
          <w:numId w:val="24"/>
        </w:numPr>
        <w:spacing w:line="360" w:lineRule="auto"/>
        <w:rPr>
          <w:rFonts w:ascii="Times New Roman" w:hAnsi="Times New Roman" w:cs="Times New Roman"/>
          <w:sz w:val="26"/>
          <w:szCs w:val="26"/>
        </w:rPr>
      </w:pPr>
      <w:r w:rsidRPr="00E9315E">
        <w:rPr>
          <w:rFonts w:ascii="Times New Roman" w:hAnsi="Times New Roman" w:cs="Times New Roman"/>
          <w:sz w:val="26"/>
          <w:szCs w:val="26"/>
        </w:rPr>
        <w:t>Hài lòng: 30%</w:t>
      </w:r>
    </w:p>
    <w:p w14:paraId="46A12792" w14:textId="77777777" w:rsidR="00AE7885" w:rsidRPr="00E9315E" w:rsidRDefault="008B0432" w:rsidP="00E9315E">
      <w:pPr>
        <w:numPr>
          <w:ilvl w:val="0"/>
          <w:numId w:val="24"/>
        </w:numPr>
        <w:spacing w:after="240" w:line="360" w:lineRule="auto"/>
        <w:rPr>
          <w:rFonts w:ascii="Times New Roman" w:hAnsi="Times New Roman" w:cs="Times New Roman"/>
          <w:sz w:val="26"/>
          <w:szCs w:val="26"/>
        </w:rPr>
      </w:pPr>
      <w:r w:rsidRPr="00E9315E">
        <w:rPr>
          <w:rFonts w:ascii="Times New Roman" w:hAnsi="Times New Roman" w:cs="Times New Roman"/>
          <w:sz w:val="26"/>
          <w:szCs w:val="26"/>
        </w:rPr>
        <w:t>Rất hài lòng: 10%</w:t>
      </w:r>
    </w:p>
    <w:p w14:paraId="2F77EF18" w14:textId="77777777" w:rsidR="00AE7885" w:rsidRPr="00E9315E" w:rsidRDefault="008B0432" w:rsidP="00E9315E">
      <w:pPr>
        <w:spacing w:before="240" w:after="240" w:line="360" w:lineRule="auto"/>
        <w:rPr>
          <w:rFonts w:ascii="Times New Roman" w:hAnsi="Times New Roman" w:cs="Times New Roman"/>
          <w:sz w:val="26"/>
          <w:szCs w:val="26"/>
        </w:rPr>
      </w:pPr>
      <w:r w:rsidRPr="00E9315E">
        <w:rPr>
          <w:rFonts w:ascii="Times New Roman" w:hAnsi="Times New Roman" w:cs="Times New Roman"/>
          <w:sz w:val="26"/>
          <w:szCs w:val="26"/>
        </w:rPr>
        <w:t>Kết quả khảo sát cho thấy, hầu hết sinh viên đều gặp khó khăn khi đăng ký môn học tại trường của mình. Những khó khăn cụ thể bao gồm quy trình đăng ký phức tạp, khó hiểu, lịch đăng ký môn học không phù hợp, số lượng môn học đăng ký tối đa hạn chế và thông tin về môn học không đầy đủ, chính xác.</w:t>
      </w:r>
    </w:p>
    <w:p w14:paraId="271C4A81" w14:textId="77777777" w:rsidR="00AE7885" w:rsidRPr="00E9315E" w:rsidRDefault="008B0432" w:rsidP="00E9315E">
      <w:pPr>
        <w:pStyle w:val="Heading2"/>
        <w:spacing w:line="360" w:lineRule="auto"/>
        <w:rPr>
          <w:rFonts w:ascii="Times New Roman" w:hAnsi="Times New Roman" w:cs="Times New Roman"/>
          <w:b/>
          <w:sz w:val="28"/>
          <w:szCs w:val="28"/>
        </w:rPr>
      </w:pPr>
      <w:bookmarkStart w:id="37" w:name="_biybkowot5qy" w:colFirst="0" w:colLast="0"/>
      <w:bookmarkStart w:id="38" w:name="_Toc150318061"/>
      <w:bookmarkEnd w:id="37"/>
      <w:r w:rsidRPr="00E9315E">
        <w:rPr>
          <w:rFonts w:ascii="Times New Roman" w:hAnsi="Times New Roman" w:cs="Times New Roman"/>
          <w:b/>
          <w:sz w:val="28"/>
          <w:szCs w:val="28"/>
        </w:rPr>
        <w:lastRenderedPageBreak/>
        <w:t>2.2 Tổng quan chức năng</w:t>
      </w:r>
      <w:bookmarkEnd w:id="38"/>
    </w:p>
    <w:p w14:paraId="03630817" w14:textId="77777777" w:rsidR="00AE7885" w:rsidRPr="00E9315E" w:rsidRDefault="008B0432" w:rsidP="00E9315E">
      <w:pPr>
        <w:numPr>
          <w:ilvl w:val="0"/>
          <w:numId w:val="5"/>
        </w:numPr>
        <w:shd w:val="clear" w:color="auto" w:fill="FFFFFF"/>
        <w:spacing w:line="360" w:lineRule="auto"/>
        <w:rPr>
          <w:rFonts w:ascii="Times New Roman" w:hAnsi="Times New Roman" w:cs="Times New Roman"/>
          <w:sz w:val="26"/>
          <w:szCs w:val="26"/>
        </w:rPr>
      </w:pPr>
      <w:r w:rsidRPr="00E9315E">
        <w:rPr>
          <w:rFonts w:ascii="Times New Roman" w:hAnsi="Times New Roman" w:cs="Times New Roman"/>
          <w:b/>
          <w:sz w:val="26"/>
          <w:szCs w:val="26"/>
        </w:rPr>
        <w:t>Đăng nhập</w:t>
      </w:r>
      <w:r w:rsidRPr="00E9315E">
        <w:rPr>
          <w:rFonts w:ascii="Times New Roman" w:hAnsi="Times New Roman" w:cs="Times New Roman"/>
          <w:sz w:val="26"/>
          <w:szCs w:val="26"/>
        </w:rPr>
        <w:t xml:space="preserve"> </w:t>
      </w:r>
      <w:r w:rsidRPr="00E9315E">
        <w:rPr>
          <w:rFonts w:ascii="Times New Roman" w:hAnsi="Times New Roman" w:cs="Times New Roman"/>
          <w:b/>
          <w:sz w:val="26"/>
          <w:szCs w:val="26"/>
        </w:rPr>
        <w:t>(sinh viên / giảng viên)</w:t>
      </w:r>
      <w:r w:rsidRPr="00E9315E">
        <w:rPr>
          <w:rFonts w:ascii="Times New Roman" w:hAnsi="Times New Roman" w:cs="Times New Roman"/>
          <w:sz w:val="26"/>
          <w:szCs w:val="26"/>
        </w:rPr>
        <w:t>: Website cung cấp tính năng đăng nhập cho 3 vai trò trên nhằm đáp ứng tính bảo mật và quản lý.</w:t>
      </w:r>
    </w:p>
    <w:p w14:paraId="093A09F0" w14:textId="77777777" w:rsidR="00AE7885" w:rsidRPr="00E9315E" w:rsidRDefault="008B0432" w:rsidP="00E9315E">
      <w:pPr>
        <w:numPr>
          <w:ilvl w:val="0"/>
          <w:numId w:val="5"/>
        </w:numPr>
        <w:shd w:val="clear" w:color="auto" w:fill="FFFFFF"/>
        <w:spacing w:line="360" w:lineRule="auto"/>
        <w:rPr>
          <w:rFonts w:ascii="Times New Roman" w:hAnsi="Times New Roman" w:cs="Times New Roman"/>
          <w:sz w:val="26"/>
          <w:szCs w:val="26"/>
        </w:rPr>
      </w:pPr>
      <w:r w:rsidRPr="00E9315E">
        <w:rPr>
          <w:rFonts w:ascii="Times New Roman" w:hAnsi="Times New Roman" w:cs="Times New Roman"/>
          <w:b/>
          <w:sz w:val="26"/>
          <w:szCs w:val="26"/>
        </w:rPr>
        <w:t>Cập nhật thông tin cá nhân/ tiến độ nhóm(sinh viên):</w:t>
      </w:r>
      <w:r w:rsidRPr="00E9315E">
        <w:rPr>
          <w:rFonts w:ascii="Times New Roman" w:hAnsi="Times New Roman" w:cs="Times New Roman"/>
          <w:sz w:val="26"/>
          <w:szCs w:val="26"/>
        </w:rPr>
        <w:t xml:space="preserve"> Sinh viên sau khi đăng ký đồ án và được phân vào nhóm hợp lý sinh viên có thể cập nhật thông tin cá nhân và tiến độ báo cáo của nhóm</w:t>
      </w:r>
    </w:p>
    <w:p w14:paraId="129BFCC7" w14:textId="77777777" w:rsidR="00AE7885" w:rsidRPr="00E9315E" w:rsidRDefault="008B0432" w:rsidP="00E9315E">
      <w:pPr>
        <w:numPr>
          <w:ilvl w:val="0"/>
          <w:numId w:val="5"/>
        </w:numPr>
        <w:shd w:val="clear" w:color="auto" w:fill="FFFFFF"/>
        <w:spacing w:line="360" w:lineRule="auto"/>
        <w:rPr>
          <w:rFonts w:ascii="Times New Roman" w:hAnsi="Times New Roman" w:cs="Times New Roman"/>
          <w:sz w:val="26"/>
          <w:szCs w:val="26"/>
        </w:rPr>
      </w:pPr>
      <w:r w:rsidRPr="00E9315E">
        <w:rPr>
          <w:rFonts w:ascii="Times New Roman" w:hAnsi="Times New Roman" w:cs="Times New Roman"/>
          <w:b/>
          <w:sz w:val="26"/>
          <w:szCs w:val="26"/>
        </w:rPr>
        <w:t>Đăng ký đồ án (sinh viên):</w:t>
      </w:r>
      <w:r w:rsidRPr="00E9315E">
        <w:rPr>
          <w:rFonts w:ascii="Times New Roman" w:hAnsi="Times New Roman" w:cs="Times New Roman"/>
          <w:sz w:val="26"/>
          <w:szCs w:val="26"/>
        </w:rPr>
        <w:t xml:space="preserve"> Sinh viên có thể đăng ký các đồ án khác nhau của các giảng viên khác nhau </w:t>
      </w:r>
    </w:p>
    <w:p w14:paraId="053D27CD" w14:textId="77777777" w:rsidR="00AE7885" w:rsidRPr="00E9315E" w:rsidRDefault="008B0432" w:rsidP="00E9315E">
      <w:pPr>
        <w:numPr>
          <w:ilvl w:val="0"/>
          <w:numId w:val="5"/>
        </w:numPr>
        <w:shd w:val="clear" w:color="auto" w:fill="FFFFFF"/>
        <w:spacing w:line="360" w:lineRule="auto"/>
        <w:rPr>
          <w:rFonts w:ascii="Times New Roman" w:hAnsi="Times New Roman" w:cs="Times New Roman"/>
          <w:sz w:val="26"/>
          <w:szCs w:val="26"/>
        </w:rPr>
      </w:pPr>
      <w:r w:rsidRPr="00E9315E">
        <w:rPr>
          <w:rFonts w:ascii="Times New Roman" w:hAnsi="Times New Roman" w:cs="Times New Roman"/>
          <w:b/>
          <w:sz w:val="26"/>
          <w:szCs w:val="26"/>
        </w:rPr>
        <w:t>Liên hệ giảng viên( sinh viên):</w:t>
      </w:r>
      <w:r w:rsidRPr="00E9315E">
        <w:rPr>
          <w:rFonts w:ascii="Times New Roman" w:hAnsi="Times New Roman" w:cs="Times New Roman"/>
          <w:sz w:val="26"/>
          <w:szCs w:val="26"/>
        </w:rPr>
        <w:t xml:space="preserve"> Mỗi sinh viên hoặc nhóm sinh viên có thể liên hệ với giảng viên để trao đổi các thắc mắc giúp phát triển đồ án</w:t>
      </w:r>
    </w:p>
    <w:p w14:paraId="162C9E38" w14:textId="77777777" w:rsidR="00AE7885" w:rsidRPr="00E9315E" w:rsidRDefault="008B0432" w:rsidP="00E9315E">
      <w:pPr>
        <w:numPr>
          <w:ilvl w:val="0"/>
          <w:numId w:val="5"/>
        </w:numPr>
        <w:shd w:val="clear" w:color="auto" w:fill="FFFFFF"/>
        <w:spacing w:line="360" w:lineRule="auto"/>
        <w:rPr>
          <w:rFonts w:ascii="Times New Roman" w:hAnsi="Times New Roman" w:cs="Times New Roman"/>
          <w:sz w:val="26"/>
          <w:szCs w:val="26"/>
        </w:rPr>
      </w:pPr>
      <w:r w:rsidRPr="00E9315E">
        <w:rPr>
          <w:rFonts w:ascii="Times New Roman" w:hAnsi="Times New Roman" w:cs="Times New Roman"/>
          <w:b/>
          <w:sz w:val="26"/>
          <w:szCs w:val="26"/>
        </w:rPr>
        <w:t>Chỉnh sửa danh sách sinh viên đăng kí ( giảng viên):</w:t>
      </w:r>
      <w:r w:rsidRPr="00E9315E">
        <w:rPr>
          <w:rFonts w:ascii="Times New Roman" w:hAnsi="Times New Roman" w:cs="Times New Roman"/>
          <w:sz w:val="26"/>
          <w:szCs w:val="26"/>
        </w:rPr>
        <w:t xml:space="preserve"> Khi sinh viên muốn chỉnh sửa về thông tin hay đổi giảng viên hoặc là đổi nhóm giảng viên có thể thực hiện chức năng này</w:t>
      </w:r>
    </w:p>
    <w:p w14:paraId="48BE8D68" w14:textId="77777777" w:rsidR="00AE7885" w:rsidRPr="00E9315E" w:rsidRDefault="008B0432" w:rsidP="00E9315E">
      <w:pPr>
        <w:numPr>
          <w:ilvl w:val="0"/>
          <w:numId w:val="5"/>
        </w:numPr>
        <w:shd w:val="clear" w:color="auto" w:fill="FFFFFF"/>
        <w:spacing w:line="360" w:lineRule="auto"/>
        <w:rPr>
          <w:rFonts w:ascii="Times New Roman" w:hAnsi="Times New Roman" w:cs="Times New Roman"/>
          <w:sz w:val="26"/>
          <w:szCs w:val="26"/>
        </w:rPr>
      </w:pPr>
      <w:r w:rsidRPr="00E9315E">
        <w:rPr>
          <w:rFonts w:ascii="Times New Roman" w:hAnsi="Times New Roman" w:cs="Times New Roman"/>
          <w:b/>
          <w:sz w:val="26"/>
          <w:szCs w:val="26"/>
        </w:rPr>
        <w:t>Cập nhật đồ án( giảng viên)</w:t>
      </w:r>
      <w:r w:rsidRPr="00E9315E">
        <w:rPr>
          <w:rFonts w:ascii="Times New Roman" w:hAnsi="Times New Roman" w:cs="Times New Roman"/>
          <w:sz w:val="26"/>
          <w:szCs w:val="26"/>
        </w:rPr>
        <w:t xml:space="preserve">: Giảng viên có thể đưa ra những đề tài và những tiêu chí giúp sinh viên có thể dễ dàng chọn lựa </w:t>
      </w:r>
    </w:p>
    <w:p w14:paraId="5143980F" w14:textId="77777777" w:rsidR="00AE7885" w:rsidRPr="00E9315E" w:rsidRDefault="008B0432" w:rsidP="00E9315E">
      <w:pPr>
        <w:numPr>
          <w:ilvl w:val="0"/>
          <w:numId w:val="5"/>
        </w:numPr>
        <w:shd w:val="clear" w:color="auto" w:fill="FFFFFF"/>
        <w:spacing w:line="360" w:lineRule="auto"/>
        <w:rPr>
          <w:rFonts w:ascii="Times New Roman" w:hAnsi="Times New Roman" w:cs="Times New Roman"/>
          <w:sz w:val="26"/>
          <w:szCs w:val="26"/>
        </w:rPr>
      </w:pPr>
      <w:r w:rsidRPr="00E9315E">
        <w:rPr>
          <w:rFonts w:ascii="Times New Roman" w:hAnsi="Times New Roman" w:cs="Times New Roman"/>
          <w:b/>
          <w:sz w:val="26"/>
          <w:szCs w:val="26"/>
        </w:rPr>
        <w:t xml:space="preserve">Theo dõi tiến trình báo cáo( giảng viên): </w:t>
      </w:r>
      <w:r w:rsidRPr="00E9315E">
        <w:rPr>
          <w:rFonts w:ascii="Times New Roman" w:hAnsi="Times New Roman" w:cs="Times New Roman"/>
          <w:sz w:val="26"/>
          <w:szCs w:val="26"/>
        </w:rPr>
        <w:t>Sau khi sinh viên bắt đầu đồ án giảng viên có thể theo dõi tiến độ nhằm đánh giá chất lượng báo cáo cuối kỳ.</w:t>
      </w:r>
    </w:p>
    <w:p w14:paraId="292D6A04" w14:textId="77777777" w:rsidR="00AE7885" w:rsidRPr="00E9315E" w:rsidRDefault="008B0432" w:rsidP="00E9315E">
      <w:pPr>
        <w:numPr>
          <w:ilvl w:val="0"/>
          <w:numId w:val="5"/>
        </w:numPr>
        <w:shd w:val="clear" w:color="auto" w:fill="FFFFFF"/>
        <w:spacing w:after="160" w:line="360" w:lineRule="auto"/>
        <w:rPr>
          <w:rFonts w:ascii="Times New Roman" w:hAnsi="Times New Roman" w:cs="Times New Roman"/>
          <w:sz w:val="26"/>
          <w:szCs w:val="26"/>
        </w:rPr>
      </w:pPr>
      <w:r w:rsidRPr="00E9315E">
        <w:rPr>
          <w:rFonts w:ascii="Times New Roman" w:hAnsi="Times New Roman" w:cs="Times New Roman"/>
          <w:b/>
          <w:sz w:val="26"/>
          <w:szCs w:val="26"/>
        </w:rPr>
        <w:t xml:space="preserve">Lịch thống kê báo cáo( giảng viên/ sinh viên): </w:t>
      </w:r>
      <w:r w:rsidRPr="00E9315E">
        <w:rPr>
          <w:rFonts w:ascii="Times New Roman" w:hAnsi="Times New Roman" w:cs="Times New Roman"/>
          <w:sz w:val="26"/>
          <w:szCs w:val="26"/>
        </w:rPr>
        <w:t>Với lịch báo cáo sẽ giúp cho sinh viên và giảng viên có thể nắm bắt dễ dàng lịch báo cáo và được phân công vào nhóm/ giảng viên nào.</w:t>
      </w:r>
    </w:p>
    <w:p w14:paraId="4E48EAE0" w14:textId="77777777" w:rsidR="00AE7885" w:rsidRPr="00E9315E" w:rsidRDefault="00AE7885" w:rsidP="00E9315E">
      <w:pPr>
        <w:spacing w:line="360" w:lineRule="auto"/>
        <w:rPr>
          <w:rFonts w:ascii="Times New Roman" w:hAnsi="Times New Roman" w:cs="Times New Roman"/>
          <w:b/>
          <w:sz w:val="26"/>
          <w:szCs w:val="26"/>
        </w:rPr>
      </w:pPr>
    </w:p>
    <w:p w14:paraId="5E6781E5" w14:textId="77777777" w:rsidR="00AE7885" w:rsidRPr="00E9315E" w:rsidRDefault="008B0432" w:rsidP="00E9315E">
      <w:pPr>
        <w:pStyle w:val="Heading3"/>
        <w:spacing w:before="240" w:after="240" w:line="360" w:lineRule="auto"/>
        <w:rPr>
          <w:rFonts w:ascii="Times New Roman" w:hAnsi="Times New Roman" w:cs="Times New Roman"/>
          <w:b/>
          <w:color w:val="auto"/>
          <w:sz w:val="26"/>
          <w:szCs w:val="26"/>
        </w:rPr>
      </w:pPr>
      <w:bookmarkStart w:id="39" w:name="_ndrc0stf1uew" w:colFirst="0" w:colLast="0"/>
      <w:bookmarkStart w:id="40" w:name="_Toc150318062"/>
      <w:bookmarkEnd w:id="39"/>
      <w:r w:rsidRPr="00E9315E">
        <w:rPr>
          <w:rFonts w:ascii="Times New Roman" w:hAnsi="Times New Roman" w:cs="Times New Roman"/>
          <w:b/>
          <w:color w:val="auto"/>
          <w:sz w:val="26"/>
          <w:szCs w:val="26"/>
        </w:rPr>
        <w:t>2.2.1 Biểu đồ use case Tổng quan</w:t>
      </w:r>
      <w:bookmarkEnd w:id="40"/>
    </w:p>
    <w:p w14:paraId="43EF04F5" w14:textId="6A8B04BA" w:rsidR="00AE7885" w:rsidRPr="00E9315E" w:rsidRDefault="0021727B" w:rsidP="00E9315E">
      <w:pPr>
        <w:spacing w:line="360" w:lineRule="auto"/>
        <w:jc w:val="center"/>
        <w:rPr>
          <w:rFonts w:ascii="Times New Roman" w:hAnsi="Times New Roman" w:cs="Times New Roman"/>
          <w:sz w:val="26"/>
        </w:rPr>
      </w:pPr>
      <w:r w:rsidRPr="00E9315E">
        <w:rPr>
          <w:rFonts w:ascii="Times New Roman" w:hAnsi="Times New Roman" w:cs="Times New Roman"/>
          <w:sz w:val="26"/>
          <w:szCs w:val="26"/>
          <w:lang w:val="en-US"/>
        </w:rPr>
        <w:t xml:space="preserve">Bảng 1: </w:t>
      </w:r>
      <w:r w:rsidR="008B0432" w:rsidRPr="00E9315E">
        <w:rPr>
          <w:rFonts w:ascii="Times New Roman" w:hAnsi="Times New Roman" w:cs="Times New Roman"/>
          <w:sz w:val="26"/>
          <w:szCs w:val="26"/>
        </w:rPr>
        <w:t>Danh sách các Actor</w:t>
      </w:r>
    </w:p>
    <w:p w14:paraId="439E11E1" w14:textId="77777777" w:rsidR="00AE7885" w:rsidRPr="00E9315E" w:rsidRDefault="00AE7885" w:rsidP="00E9315E">
      <w:pPr>
        <w:spacing w:line="360" w:lineRule="auto"/>
        <w:rPr>
          <w:rFonts w:ascii="Times New Roman" w:hAnsi="Times New Roman" w:cs="Times New Roman"/>
          <w:sz w:val="26"/>
        </w:rPr>
      </w:pPr>
    </w:p>
    <w:tbl>
      <w:tblPr>
        <w:tblStyle w:val="a2"/>
        <w:tblW w:w="9030" w:type="dxa"/>
        <w:tblBorders>
          <w:top w:val="nil"/>
          <w:left w:val="nil"/>
          <w:bottom w:val="nil"/>
          <w:right w:val="nil"/>
          <w:insideH w:val="nil"/>
          <w:insideV w:val="nil"/>
        </w:tblBorders>
        <w:tblLayout w:type="fixed"/>
        <w:tblLook w:val="0600" w:firstRow="0" w:lastRow="0" w:firstColumn="0" w:lastColumn="0" w:noHBand="1" w:noVBand="1"/>
      </w:tblPr>
      <w:tblGrid>
        <w:gridCol w:w="1545"/>
        <w:gridCol w:w="2580"/>
        <w:gridCol w:w="4905"/>
      </w:tblGrid>
      <w:tr w:rsidR="00AE7885" w:rsidRPr="00E9315E" w14:paraId="309B8D40" w14:textId="77777777">
        <w:trPr>
          <w:trHeight w:val="480"/>
        </w:trPr>
        <w:tc>
          <w:tcPr>
            <w:tcW w:w="15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2220CDA4" w14:textId="77777777" w:rsidR="00AE7885" w:rsidRPr="00E9315E" w:rsidRDefault="008B0432" w:rsidP="00E9315E">
            <w:pPr>
              <w:spacing w:line="360" w:lineRule="auto"/>
              <w:ind w:left="560" w:right="420"/>
              <w:jc w:val="center"/>
              <w:rPr>
                <w:rFonts w:ascii="Times New Roman" w:hAnsi="Times New Roman" w:cs="Times New Roman"/>
                <w:sz w:val="26"/>
                <w:szCs w:val="24"/>
              </w:rPr>
            </w:pPr>
            <w:r w:rsidRPr="00E9315E">
              <w:rPr>
                <w:rFonts w:ascii="Times New Roman" w:hAnsi="Times New Roman" w:cs="Times New Roman"/>
                <w:sz w:val="26"/>
                <w:szCs w:val="24"/>
              </w:rPr>
              <w:t>STT</w:t>
            </w:r>
          </w:p>
        </w:tc>
        <w:tc>
          <w:tcPr>
            <w:tcW w:w="2580" w:type="dxa"/>
            <w:tcBorders>
              <w:top w:val="single" w:sz="8" w:space="0" w:color="000000"/>
              <w:left w:val="nil"/>
              <w:bottom w:val="single" w:sz="8" w:space="0" w:color="000000"/>
              <w:right w:val="single" w:sz="8" w:space="0" w:color="000000"/>
            </w:tcBorders>
            <w:tcMar>
              <w:top w:w="0" w:type="dxa"/>
              <w:left w:w="0" w:type="dxa"/>
              <w:bottom w:w="0" w:type="dxa"/>
              <w:right w:w="0" w:type="dxa"/>
            </w:tcMar>
          </w:tcPr>
          <w:p w14:paraId="5F7DCB71" w14:textId="77777777" w:rsidR="00AE7885" w:rsidRPr="00E9315E" w:rsidRDefault="008B0432" w:rsidP="00E9315E">
            <w:pPr>
              <w:spacing w:line="360" w:lineRule="auto"/>
              <w:ind w:left="400" w:right="980"/>
              <w:jc w:val="center"/>
              <w:rPr>
                <w:rFonts w:ascii="Times New Roman" w:hAnsi="Times New Roman" w:cs="Times New Roman"/>
                <w:sz w:val="26"/>
                <w:szCs w:val="24"/>
              </w:rPr>
            </w:pPr>
            <w:r w:rsidRPr="00E9315E">
              <w:rPr>
                <w:rFonts w:ascii="Times New Roman" w:hAnsi="Times New Roman" w:cs="Times New Roman"/>
                <w:sz w:val="26"/>
                <w:szCs w:val="24"/>
              </w:rPr>
              <w:t>Actor</w:t>
            </w:r>
          </w:p>
        </w:tc>
        <w:tc>
          <w:tcPr>
            <w:tcW w:w="4905" w:type="dxa"/>
            <w:tcBorders>
              <w:top w:val="single" w:sz="8" w:space="0" w:color="000000"/>
              <w:left w:val="nil"/>
              <w:bottom w:val="single" w:sz="8" w:space="0" w:color="000000"/>
              <w:right w:val="single" w:sz="8" w:space="0" w:color="000000"/>
            </w:tcBorders>
            <w:tcMar>
              <w:top w:w="0" w:type="dxa"/>
              <w:left w:w="0" w:type="dxa"/>
              <w:bottom w:w="0" w:type="dxa"/>
              <w:right w:w="0" w:type="dxa"/>
            </w:tcMar>
          </w:tcPr>
          <w:p w14:paraId="77F29719" w14:textId="77777777" w:rsidR="00AE7885" w:rsidRPr="00E9315E" w:rsidRDefault="008B0432" w:rsidP="00E9315E">
            <w:pPr>
              <w:spacing w:line="360" w:lineRule="auto"/>
              <w:ind w:left="1760" w:right="1620"/>
              <w:jc w:val="center"/>
              <w:rPr>
                <w:rFonts w:ascii="Times New Roman" w:hAnsi="Times New Roman" w:cs="Times New Roman"/>
                <w:sz w:val="26"/>
                <w:szCs w:val="24"/>
              </w:rPr>
            </w:pPr>
            <w:r w:rsidRPr="00E9315E">
              <w:rPr>
                <w:rFonts w:ascii="Times New Roman" w:hAnsi="Times New Roman" w:cs="Times New Roman"/>
                <w:sz w:val="26"/>
                <w:szCs w:val="24"/>
              </w:rPr>
              <w:t>Mô tả</w:t>
            </w:r>
          </w:p>
        </w:tc>
      </w:tr>
      <w:tr w:rsidR="00AE7885" w:rsidRPr="00E9315E" w14:paraId="3ADF7B4C" w14:textId="77777777" w:rsidTr="0023604B">
        <w:trPr>
          <w:trHeight w:val="2580"/>
        </w:trPr>
        <w:tc>
          <w:tcPr>
            <w:tcW w:w="1545" w:type="dxa"/>
            <w:tcBorders>
              <w:top w:val="nil"/>
              <w:left w:val="single" w:sz="8" w:space="0" w:color="000000"/>
              <w:bottom w:val="single" w:sz="4" w:space="0" w:color="auto"/>
              <w:right w:val="single" w:sz="8" w:space="0" w:color="000000"/>
            </w:tcBorders>
            <w:tcMar>
              <w:top w:w="0" w:type="dxa"/>
              <w:left w:w="0" w:type="dxa"/>
              <w:bottom w:w="0" w:type="dxa"/>
              <w:right w:w="0" w:type="dxa"/>
            </w:tcMar>
          </w:tcPr>
          <w:p w14:paraId="5A868AC5" w14:textId="77777777" w:rsidR="00AE7885" w:rsidRPr="00E9315E" w:rsidRDefault="008B0432" w:rsidP="00E9315E">
            <w:pPr>
              <w:spacing w:before="240" w:after="240" w:line="360" w:lineRule="auto"/>
              <w:ind w:left="140"/>
              <w:jc w:val="center"/>
              <w:rPr>
                <w:rFonts w:ascii="Times New Roman" w:hAnsi="Times New Roman" w:cs="Times New Roman"/>
                <w:sz w:val="26"/>
                <w:szCs w:val="24"/>
              </w:rPr>
            </w:pPr>
            <w:r w:rsidRPr="00E9315E">
              <w:rPr>
                <w:rFonts w:ascii="Times New Roman" w:hAnsi="Times New Roman" w:cs="Times New Roman"/>
                <w:sz w:val="26"/>
                <w:szCs w:val="24"/>
              </w:rPr>
              <w:lastRenderedPageBreak/>
              <w:t>1</w:t>
            </w:r>
          </w:p>
        </w:tc>
        <w:tc>
          <w:tcPr>
            <w:tcW w:w="2580" w:type="dxa"/>
            <w:tcBorders>
              <w:top w:val="nil"/>
              <w:left w:val="nil"/>
              <w:bottom w:val="single" w:sz="4" w:space="0" w:color="auto"/>
              <w:right w:val="single" w:sz="8" w:space="0" w:color="000000"/>
            </w:tcBorders>
            <w:tcMar>
              <w:top w:w="0" w:type="dxa"/>
              <w:left w:w="0" w:type="dxa"/>
              <w:bottom w:w="0" w:type="dxa"/>
              <w:right w:w="0" w:type="dxa"/>
            </w:tcMar>
          </w:tcPr>
          <w:p w14:paraId="76867C15" w14:textId="77777777" w:rsidR="00AE7885" w:rsidRPr="00E9315E" w:rsidRDefault="008B0432" w:rsidP="00E9315E">
            <w:pPr>
              <w:spacing w:line="360" w:lineRule="auto"/>
              <w:ind w:left="400" w:right="980"/>
              <w:rPr>
                <w:rFonts w:ascii="Times New Roman" w:hAnsi="Times New Roman" w:cs="Times New Roman"/>
                <w:sz w:val="26"/>
                <w:szCs w:val="24"/>
              </w:rPr>
            </w:pPr>
            <w:r w:rsidRPr="00E9315E">
              <w:rPr>
                <w:rFonts w:ascii="Times New Roman" w:hAnsi="Times New Roman" w:cs="Times New Roman"/>
                <w:sz w:val="26"/>
                <w:szCs w:val="24"/>
              </w:rPr>
              <w:t>Giảng viên</w:t>
            </w:r>
          </w:p>
        </w:tc>
        <w:tc>
          <w:tcPr>
            <w:tcW w:w="4905" w:type="dxa"/>
            <w:tcBorders>
              <w:top w:val="nil"/>
              <w:left w:val="nil"/>
              <w:bottom w:val="single" w:sz="4" w:space="0" w:color="auto"/>
              <w:right w:val="single" w:sz="8" w:space="0" w:color="000000"/>
            </w:tcBorders>
            <w:tcMar>
              <w:top w:w="0" w:type="dxa"/>
              <w:left w:w="0" w:type="dxa"/>
              <w:bottom w:w="0" w:type="dxa"/>
              <w:right w:w="0" w:type="dxa"/>
            </w:tcMar>
          </w:tcPr>
          <w:p w14:paraId="20532DA3" w14:textId="77777777" w:rsidR="00AE7885" w:rsidRPr="00E9315E" w:rsidRDefault="008B0432" w:rsidP="00E9315E">
            <w:pPr>
              <w:spacing w:before="240" w:after="240" w:line="360" w:lineRule="auto"/>
              <w:ind w:left="120" w:right="100"/>
              <w:rPr>
                <w:rFonts w:ascii="Times New Roman" w:hAnsi="Times New Roman" w:cs="Times New Roman"/>
                <w:sz w:val="26"/>
                <w:szCs w:val="24"/>
              </w:rPr>
            </w:pPr>
            <w:r w:rsidRPr="00E9315E">
              <w:rPr>
                <w:rFonts w:ascii="Times New Roman" w:hAnsi="Times New Roman" w:cs="Times New Roman"/>
                <w:sz w:val="26"/>
                <w:szCs w:val="24"/>
              </w:rPr>
              <w:t>Là người có toàn quyền tương tác với hệ thống, thực hiện các thao tác: Đăng nhập, Chỉnh sửa danh sách đăng ký, Cập nhật đồ án, Theo dõi tiến trình báo cáo, Lịch thống kê báo cáo</w:t>
            </w:r>
          </w:p>
          <w:p w14:paraId="5A77A41B" w14:textId="1B5D31AB" w:rsidR="00AE7885" w:rsidRPr="00E9315E" w:rsidRDefault="008B0432" w:rsidP="00E9315E">
            <w:pPr>
              <w:spacing w:line="360" w:lineRule="auto"/>
              <w:ind w:left="120"/>
              <w:rPr>
                <w:rFonts w:ascii="Times New Roman" w:hAnsi="Times New Roman" w:cs="Times New Roman"/>
                <w:b/>
                <w:sz w:val="26"/>
              </w:rPr>
            </w:pPr>
            <w:r w:rsidRPr="00E9315E">
              <w:rPr>
                <w:rFonts w:ascii="Times New Roman" w:hAnsi="Times New Roman" w:cs="Times New Roman"/>
                <w:b/>
                <w:sz w:val="26"/>
              </w:rPr>
              <w:t xml:space="preserve"> </w:t>
            </w:r>
          </w:p>
        </w:tc>
      </w:tr>
      <w:tr w:rsidR="00AE7885" w:rsidRPr="00E9315E" w14:paraId="444AEB57" w14:textId="77777777" w:rsidTr="0023604B">
        <w:trPr>
          <w:trHeight w:val="2340"/>
        </w:trPr>
        <w:tc>
          <w:tcPr>
            <w:tcW w:w="1545"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2A89E422" w14:textId="77777777" w:rsidR="00AE7885" w:rsidRPr="00E9315E" w:rsidRDefault="008B0432" w:rsidP="00E9315E">
            <w:pPr>
              <w:spacing w:before="240" w:after="240" w:line="360" w:lineRule="auto"/>
              <w:ind w:left="140"/>
              <w:jc w:val="center"/>
              <w:rPr>
                <w:rFonts w:ascii="Times New Roman" w:hAnsi="Times New Roman" w:cs="Times New Roman"/>
                <w:sz w:val="26"/>
                <w:szCs w:val="24"/>
              </w:rPr>
            </w:pPr>
            <w:r w:rsidRPr="00E9315E">
              <w:rPr>
                <w:rFonts w:ascii="Times New Roman" w:hAnsi="Times New Roman" w:cs="Times New Roman"/>
                <w:sz w:val="26"/>
                <w:szCs w:val="24"/>
              </w:rPr>
              <w:t>2</w:t>
            </w:r>
          </w:p>
        </w:tc>
        <w:tc>
          <w:tcPr>
            <w:tcW w:w="258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0701B7CF" w14:textId="77777777" w:rsidR="00AE7885" w:rsidRPr="00E9315E" w:rsidRDefault="008B0432" w:rsidP="00E9315E">
            <w:pPr>
              <w:spacing w:line="360" w:lineRule="auto"/>
              <w:ind w:left="400" w:right="980"/>
              <w:rPr>
                <w:rFonts w:ascii="Times New Roman" w:hAnsi="Times New Roman" w:cs="Times New Roman"/>
                <w:sz w:val="26"/>
                <w:szCs w:val="24"/>
              </w:rPr>
            </w:pPr>
            <w:r w:rsidRPr="00E9315E">
              <w:rPr>
                <w:rFonts w:ascii="Times New Roman" w:hAnsi="Times New Roman" w:cs="Times New Roman"/>
                <w:sz w:val="26"/>
                <w:szCs w:val="24"/>
              </w:rPr>
              <w:t>Sinh viên</w:t>
            </w:r>
          </w:p>
        </w:tc>
        <w:tc>
          <w:tcPr>
            <w:tcW w:w="4905"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67F5304D" w14:textId="77777777" w:rsidR="00AE7885" w:rsidRPr="00E9315E" w:rsidRDefault="008B0432" w:rsidP="00E9315E">
            <w:pPr>
              <w:spacing w:before="240" w:after="240" w:line="360" w:lineRule="auto"/>
              <w:ind w:left="120" w:right="100"/>
              <w:rPr>
                <w:rFonts w:ascii="Times New Roman" w:hAnsi="Times New Roman" w:cs="Times New Roman"/>
                <w:sz w:val="26"/>
                <w:szCs w:val="24"/>
              </w:rPr>
            </w:pPr>
            <w:r w:rsidRPr="00E9315E">
              <w:rPr>
                <w:rFonts w:ascii="Times New Roman" w:hAnsi="Times New Roman" w:cs="Times New Roman"/>
                <w:sz w:val="26"/>
                <w:szCs w:val="24"/>
              </w:rPr>
              <w:t xml:space="preserve">Là người có quyền tương tác với hệ thống, thực hiện các thao tác: đăng nhập, Cập nhật thông tin cá nhân/ Tiến độ nhóm , Đăng ký đồ án , Liên hệ giảng viên, Lịch  thống kê báo cáo </w:t>
            </w:r>
          </w:p>
        </w:tc>
      </w:tr>
    </w:tbl>
    <w:p w14:paraId="09333BA1" w14:textId="77777777" w:rsidR="00AE7885" w:rsidRPr="00E9315E" w:rsidRDefault="00AE7885" w:rsidP="00E9315E">
      <w:pPr>
        <w:spacing w:line="360" w:lineRule="auto"/>
        <w:rPr>
          <w:rFonts w:ascii="Times New Roman" w:hAnsi="Times New Roman" w:cs="Times New Roman"/>
          <w:sz w:val="26"/>
        </w:rPr>
      </w:pPr>
    </w:p>
    <w:p w14:paraId="0D834CDC" w14:textId="77777777" w:rsidR="00AE7885" w:rsidRPr="00E9315E" w:rsidRDefault="00AE7885" w:rsidP="00E9315E">
      <w:pPr>
        <w:spacing w:line="360" w:lineRule="auto"/>
        <w:jc w:val="center"/>
        <w:rPr>
          <w:rFonts w:ascii="Times New Roman" w:hAnsi="Times New Roman" w:cs="Times New Roman"/>
          <w:sz w:val="26"/>
          <w:szCs w:val="26"/>
        </w:rPr>
      </w:pPr>
    </w:p>
    <w:p w14:paraId="01283E56" w14:textId="4B72E0FC" w:rsidR="00AE7885" w:rsidRPr="00E9315E" w:rsidRDefault="00751408" w:rsidP="00E9315E">
      <w:pPr>
        <w:shd w:val="clear" w:color="auto" w:fill="FFFFFF"/>
        <w:spacing w:after="160" w:line="360" w:lineRule="auto"/>
        <w:rPr>
          <w:rFonts w:ascii="Times New Roman" w:hAnsi="Times New Roman" w:cs="Times New Roman"/>
          <w:sz w:val="26"/>
          <w:szCs w:val="26"/>
        </w:rPr>
      </w:pPr>
      <w:r w:rsidRPr="00E9315E">
        <w:rPr>
          <w:rFonts w:ascii="Times New Roman" w:hAnsi="Times New Roman" w:cs="Times New Roman"/>
          <w:noProof/>
          <w:sz w:val="26"/>
          <w:szCs w:val="26"/>
        </w:rPr>
        <w:lastRenderedPageBreak/>
        <w:drawing>
          <wp:inline distT="0" distB="0" distL="0" distR="0" wp14:anchorId="112DFF1D" wp14:editId="2F8C3A84">
            <wp:extent cx="4517409" cy="4895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19323" cy="4897924"/>
                    </a:xfrm>
                    <a:prstGeom prst="rect">
                      <a:avLst/>
                    </a:prstGeom>
                  </pic:spPr>
                </pic:pic>
              </a:graphicData>
            </a:graphic>
          </wp:inline>
        </w:drawing>
      </w:r>
    </w:p>
    <w:p w14:paraId="7FEC155F" w14:textId="7F8C4CA0" w:rsidR="00AE7885" w:rsidRPr="00E9315E" w:rsidRDefault="008B0432" w:rsidP="00E9315E">
      <w:pPr>
        <w:spacing w:line="360" w:lineRule="auto"/>
        <w:jc w:val="center"/>
        <w:rPr>
          <w:rFonts w:ascii="Times New Roman" w:hAnsi="Times New Roman" w:cs="Times New Roman"/>
          <w:b/>
          <w:sz w:val="26"/>
          <w:szCs w:val="26"/>
        </w:rPr>
      </w:pPr>
      <w:r w:rsidRPr="00E9315E">
        <w:rPr>
          <w:rFonts w:ascii="Times New Roman" w:hAnsi="Times New Roman" w:cs="Times New Roman"/>
          <w:sz w:val="26"/>
          <w:szCs w:val="26"/>
        </w:rPr>
        <w:t>Biểu đồ</w:t>
      </w:r>
      <w:r w:rsidR="007810ED" w:rsidRPr="00E9315E">
        <w:rPr>
          <w:rFonts w:ascii="Times New Roman" w:hAnsi="Times New Roman" w:cs="Times New Roman"/>
          <w:sz w:val="26"/>
          <w:szCs w:val="26"/>
          <w:lang w:val="en-US"/>
        </w:rPr>
        <w:t xml:space="preserve"> 1:</w:t>
      </w:r>
      <w:r w:rsidRPr="00E9315E">
        <w:rPr>
          <w:rFonts w:ascii="Times New Roman" w:hAnsi="Times New Roman" w:cs="Times New Roman"/>
          <w:sz w:val="26"/>
          <w:szCs w:val="26"/>
        </w:rPr>
        <w:t xml:space="preserve"> Use case Tổng quan</w:t>
      </w:r>
    </w:p>
    <w:p w14:paraId="1EFCDD31" w14:textId="77777777" w:rsidR="00AE7885" w:rsidRPr="00E9315E" w:rsidRDefault="008B0432" w:rsidP="00E9315E">
      <w:pPr>
        <w:pStyle w:val="Heading3"/>
        <w:shd w:val="clear" w:color="auto" w:fill="FFFFFF"/>
        <w:spacing w:after="160" w:line="360" w:lineRule="auto"/>
        <w:rPr>
          <w:rFonts w:ascii="Times New Roman" w:hAnsi="Times New Roman" w:cs="Times New Roman"/>
          <w:b/>
          <w:color w:val="auto"/>
          <w:sz w:val="26"/>
          <w:szCs w:val="26"/>
        </w:rPr>
      </w:pPr>
      <w:bookmarkStart w:id="41" w:name="_e1hh2r59uwmm" w:colFirst="0" w:colLast="0"/>
      <w:bookmarkStart w:id="42" w:name="_Toc150318063"/>
      <w:bookmarkEnd w:id="41"/>
      <w:r w:rsidRPr="00E9315E">
        <w:rPr>
          <w:rFonts w:ascii="Times New Roman" w:hAnsi="Times New Roman" w:cs="Times New Roman"/>
          <w:b/>
          <w:color w:val="auto"/>
          <w:sz w:val="26"/>
          <w:szCs w:val="26"/>
        </w:rPr>
        <w:t>2.2.2 Đăng Nhập</w:t>
      </w:r>
      <w:bookmarkEnd w:id="42"/>
    </w:p>
    <w:p w14:paraId="65BE7398" w14:textId="4D6A3095" w:rsidR="00AE7885" w:rsidRPr="00E9315E" w:rsidRDefault="00751408" w:rsidP="00E9315E">
      <w:pPr>
        <w:shd w:val="clear" w:color="auto" w:fill="FFFFFF"/>
        <w:spacing w:after="160" w:line="360" w:lineRule="auto"/>
        <w:jc w:val="center"/>
        <w:rPr>
          <w:rFonts w:ascii="Times New Roman" w:hAnsi="Times New Roman" w:cs="Times New Roman"/>
          <w:b/>
          <w:sz w:val="26"/>
          <w:szCs w:val="26"/>
        </w:rPr>
      </w:pPr>
      <w:r w:rsidRPr="00E9315E">
        <w:rPr>
          <w:rFonts w:ascii="Times New Roman" w:hAnsi="Times New Roman" w:cs="Times New Roman"/>
          <w:b/>
          <w:noProof/>
          <w:sz w:val="26"/>
          <w:szCs w:val="26"/>
        </w:rPr>
        <w:drawing>
          <wp:inline distT="0" distB="0" distL="0" distR="0" wp14:anchorId="7DD6A9F4" wp14:editId="2F42F013">
            <wp:extent cx="4677428" cy="243874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77428" cy="2438740"/>
                    </a:xfrm>
                    <a:prstGeom prst="rect">
                      <a:avLst/>
                    </a:prstGeom>
                  </pic:spPr>
                </pic:pic>
              </a:graphicData>
            </a:graphic>
          </wp:inline>
        </w:drawing>
      </w:r>
    </w:p>
    <w:p w14:paraId="56658368" w14:textId="55DD5CD1" w:rsidR="00AE7885" w:rsidRPr="00E9315E" w:rsidRDefault="008B0432" w:rsidP="00E9315E">
      <w:pPr>
        <w:shd w:val="clear" w:color="auto" w:fill="FFFFFF"/>
        <w:spacing w:before="240" w:after="240" w:line="360" w:lineRule="auto"/>
        <w:jc w:val="center"/>
        <w:rPr>
          <w:rFonts w:ascii="Times New Roman" w:hAnsi="Times New Roman" w:cs="Times New Roman"/>
          <w:sz w:val="26"/>
          <w:szCs w:val="26"/>
        </w:rPr>
      </w:pPr>
      <w:r w:rsidRPr="00E9315E">
        <w:rPr>
          <w:rFonts w:ascii="Times New Roman" w:hAnsi="Times New Roman" w:cs="Times New Roman"/>
          <w:i/>
          <w:sz w:val="26"/>
          <w:szCs w:val="26"/>
        </w:rPr>
        <w:t>Biểu đồ</w:t>
      </w:r>
      <w:r w:rsidR="007810ED" w:rsidRPr="00E9315E">
        <w:rPr>
          <w:rFonts w:ascii="Times New Roman" w:hAnsi="Times New Roman" w:cs="Times New Roman"/>
          <w:i/>
          <w:sz w:val="26"/>
          <w:szCs w:val="26"/>
          <w:lang w:val="en-US"/>
        </w:rPr>
        <w:t xml:space="preserve"> 2:</w:t>
      </w:r>
      <w:r w:rsidRPr="00E9315E">
        <w:rPr>
          <w:rFonts w:ascii="Times New Roman" w:hAnsi="Times New Roman" w:cs="Times New Roman"/>
          <w:i/>
          <w:sz w:val="26"/>
          <w:szCs w:val="26"/>
        </w:rPr>
        <w:t xml:space="preserve"> use case Đăng nhập</w:t>
      </w:r>
    </w:p>
    <w:p w14:paraId="0F6F09EC" w14:textId="77777777" w:rsidR="00AE7885" w:rsidRPr="00605B32" w:rsidRDefault="008B0432" w:rsidP="00E9315E">
      <w:pPr>
        <w:pStyle w:val="Heading3"/>
        <w:spacing w:line="360" w:lineRule="auto"/>
        <w:rPr>
          <w:rFonts w:ascii="Times New Roman" w:hAnsi="Times New Roman" w:cs="Times New Roman"/>
          <w:b/>
          <w:bCs/>
          <w:color w:val="auto"/>
          <w:sz w:val="26"/>
        </w:rPr>
      </w:pPr>
      <w:bookmarkStart w:id="43" w:name="_Toc150318064"/>
      <w:r w:rsidRPr="00605B32">
        <w:rPr>
          <w:rFonts w:ascii="Times New Roman" w:hAnsi="Times New Roman" w:cs="Times New Roman"/>
          <w:b/>
          <w:bCs/>
          <w:color w:val="auto"/>
          <w:sz w:val="26"/>
        </w:rPr>
        <w:lastRenderedPageBreak/>
        <w:t>2.2.3 Đăng ký đồ án</w:t>
      </w:r>
      <w:bookmarkEnd w:id="43"/>
    </w:p>
    <w:p w14:paraId="31DC4DBF" w14:textId="77777777" w:rsidR="00AE7885" w:rsidRPr="00E9315E" w:rsidRDefault="008B0432" w:rsidP="00E9315E">
      <w:pPr>
        <w:shd w:val="clear" w:color="auto" w:fill="FFFFFF"/>
        <w:spacing w:after="160" w:line="360" w:lineRule="auto"/>
        <w:rPr>
          <w:rFonts w:ascii="Times New Roman" w:hAnsi="Times New Roman" w:cs="Times New Roman"/>
          <w:b/>
          <w:sz w:val="26"/>
          <w:szCs w:val="26"/>
        </w:rPr>
      </w:pPr>
      <w:r w:rsidRPr="00E9315E">
        <w:rPr>
          <w:rFonts w:ascii="Times New Roman" w:hAnsi="Times New Roman" w:cs="Times New Roman"/>
          <w:b/>
          <w:noProof/>
          <w:sz w:val="26"/>
          <w:szCs w:val="26"/>
        </w:rPr>
        <w:drawing>
          <wp:inline distT="114300" distB="114300" distL="114300" distR="114300" wp14:anchorId="0063B4CE" wp14:editId="0C1BF99D">
            <wp:extent cx="5734050" cy="4310063"/>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5734050" cy="4310063"/>
                    </a:xfrm>
                    <a:prstGeom prst="rect">
                      <a:avLst/>
                    </a:prstGeom>
                    <a:ln/>
                  </pic:spPr>
                </pic:pic>
              </a:graphicData>
            </a:graphic>
          </wp:inline>
        </w:drawing>
      </w:r>
    </w:p>
    <w:p w14:paraId="6B9F55E7" w14:textId="0B19915C" w:rsidR="00AE7885" w:rsidRPr="00E9315E" w:rsidRDefault="008B0432" w:rsidP="00E9315E">
      <w:pPr>
        <w:shd w:val="clear" w:color="auto" w:fill="FFFFFF"/>
        <w:spacing w:after="160" w:line="360" w:lineRule="auto"/>
        <w:jc w:val="center"/>
        <w:rPr>
          <w:rFonts w:ascii="Times New Roman" w:hAnsi="Times New Roman" w:cs="Times New Roman"/>
          <w:sz w:val="26"/>
          <w:szCs w:val="26"/>
        </w:rPr>
      </w:pPr>
      <w:r w:rsidRPr="00E9315E">
        <w:rPr>
          <w:rFonts w:ascii="Times New Roman" w:hAnsi="Times New Roman" w:cs="Times New Roman"/>
          <w:sz w:val="26"/>
          <w:szCs w:val="26"/>
        </w:rPr>
        <w:t>Biểu đồ</w:t>
      </w:r>
      <w:r w:rsidR="007810ED" w:rsidRPr="00E9315E">
        <w:rPr>
          <w:rFonts w:ascii="Times New Roman" w:hAnsi="Times New Roman" w:cs="Times New Roman"/>
          <w:sz w:val="26"/>
          <w:szCs w:val="26"/>
          <w:lang w:val="en-US"/>
        </w:rPr>
        <w:t xml:space="preserve"> 3:</w:t>
      </w:r>
      <w:r w:rsidRPr="00E9315E">
        <w:rPr>
          <w:rFonts w:ascii="Times New Roman" w:hAnsi="Times New Roman" w:cs="Times New Roman"/>
          <w:sz w:val="26"/>
          <w:szCs w:val="26"/>
        </w:rPr>
        <w:t xml:space="preserve"> use case Đăng ký đồ án</w:t>
      </w:r>
    </w:p>
    <w:p w14:paraId="5AAF5DA0" w14:textId="77777777" w:rsidR="00AE7885" w:rsidRPr="00E9315E" w:rsidRDefault="008B0432" w:rsidP="00E9315E">
      <w:pPr>
        <w:pStyle w:val="Heading3"/>
        <w:shd w:val="clear" w:color="auto" w:fill="FFFFFF"/>
        <w:spacing w:after="160" w:line="360" w:lineRule="auto"/>
        <w:rPr>
          <w:rFonts w:ascii="Times New Roman" w:hAnsi="Times New Roman" w:cs="Times New Roman"/>
          <w:b/>
          <w:color w:val="auto"/>
          <w:sz w:val="26"/>
          <w:szCs w:val="26"/>
        </w:rPr>
      </w:pPr>
      <w:bookmarkStart w:id="44" w:name="_w3aq25oxm5t8" w:colFirst="0" w:colLast="0"/>
      <w:bookmarkStart w:id="45" w:name="_Toc150318065"/>
      <w:bookmarkEnd w:id="44"/>
      <w:r w:rsidRPr="00E9315E">
        <w:rPr>
          <w:rFonts w:ascii="Times New Roman" w:hAnsi="Times New Roman" w:cs="Times New Roman"/>
          <w:b/>
          <w:color w:val="auto"/>
          <w:sz w:val="26"/>
          <w:szCs w:val="26"/>
        </w:rPr>
        <w:t>2.2.4 Liên Hệ Giảng Viên</w:t>
      </w:r>
      <w:bookmarkEnd w:id="45"/>
    </w:p>
    <w:p w14:paraId="14A7B3BF" w14:textId="77777777" w:rsidR="00AE7885" w:rsidRPr="00E9315E" w:rsidRDefault="008B0432" w:rsidP="00E9315E">
      <w:pPr>
        <w:shd w:val="clear" w:color="auto" w:fill="FFFFFF"/>
        <w:spacing w:after="160" w:line="360" w:lineRule="auto"/>
        <w:rPr>
          <w:rFonts w:ascii="Times New Roman" w:hAnsi="Times New Roman" w:cs="Times New Roman"/>
          <w:b/>
          <w:sz w:val="26"/>
          <w:szCs w:val="26"/>
        </w:rPr>
      </w:pPr>
      <w:r w:rsidRPr="00E9315E">
        <w:rPr>
          <w:rFonts w:ascii="Times New Roman" w:hAnsi="Times New Roman" w:cs="Times New Roman"/>
          <w:b/>
          <w:noProof/>
          <w:sz w:val="26"/>
          <w:szCs w:val="26"/>
        </w:rPr>
        <w:drawing>
          <wp:inline distT="114300" distB="114300" distL="114300" distR="114300" wp14:anchorId="2843A70C" wp14:editId="466C4341">
            <wp:extent cx="5731200" cy="17272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731200" cy="1727200"/>
                    </a:xfrm>
                    <a:prstGeom prst="rect">
                      <a:avLst/>
                    </a:prstGeom>
                    <a:ln/>
                  </pic:spPr>
                </pic:pic>
              </a:graphicData>
            </a:graphic>
          </wp:inline>
        </w:drawing>
      </w:r>
    </w:p>
    <w:p w14:paraId="00A75A17" w14:textId="0B14CDD0" w:rsidR="00AE7885" w:rsidRPr="00E9315E" w:rsidRDefault="008B0432" w:rsidP="00E9315E">
      <w:pPr>
        <w:shd w:val="clear" w:color="auto" w:fill="FFFFFF"/>
        <w:spacing w:after="160" w:line="360" w:lineRule="auto"/>
        <w:jc w:val="center"/>
        <w:rPr>
          <w:rFonts w:ascii="Times New Roman" w:hAnsi="Times New Roman" w:cs="Times New Roman"/>
          <w:sz w:val="26"/>
          <w:szCs w:val="26"/>
        </w:rPr>
      </w:pPr>
      <w:r w:rsidRPr="00E9315E">
        <w:rPr>
          <w:rFonts w:ascii="Times New Roman" w:hAnsi="Times New Roman" w:cs="Times New Roman"/>
          <w:sz w:val="26"/>
          <w:szCs w:val="26"/>
        </w:rPr>
        <w:t>Biểu đồ</w:t>
      </w:r>
      <w:r w:rsidR="007810ED" w:rsidRPr="00E9315E">
        <w:rPr>
          <w:rFonts w:ascii="Times New Roman" w:hAnsi="Times New Roman" w:cs="Times New Roman"/>
          <w:sz w:val="26"/>
          <w:szCs w:val="26"/>
          <w:lang w:val="en-US"/>
        </w:rPr>
        <w:t xml:space="preserve"> 4:</w:t>
      </w:r>
      <w:r w:rsidRPr="00E9315E">
        <w:rPr>
          <w:rFonts w:ascii="Times New Roman" w:hAnsi="Times New Roman" w:cs="Times New Roman"/>
          <w:sz w:val="26"/>
          <w:szCs w:val="26"/>
        </w:rPr>
        <w:t xml:space="preserve"> use case Liên hệ Giảng Viên</w:t>
      </w:r>
    </w:p>
    <w:p w14:paraId="2F37E492" w14:textId="77777777" w:rsidR="00AE7885" w:rsidRPr="00E9315E" w:rsidRDefault="00AE7885" w:rsidP="00E9315E">
      <w:pPr>
        <w:shd w:val="clear" w:color="auto" w:fill="FFFFFF"/>
        <w:spacing w:after="160" w:line="360" w:lineRule="auto"/>
        <w:rPr>
          <w:rFonts w:ascii="Times New Roman" w:hAnsi="Times New Roman" w:cs="Times New Roman"/>
          <w:b/>
          <w:sz w:val="26"/>
          <w:szCs w:val="26"/>
        </w:rPr>
      </w:pPr>
    </w:p>
    <w:p w14:paraId="0E488212" w14:textId="77777777" w:rsidR="00AE7885" w:rsidRPr="00E9315E" w:rsidRDefault="008B0432" w:rsidP="00E9315E">
      <w:pPr>
        <w:pStyle w:val="Heading3"/>
        <w:shd w:val="clear" w:color="auto" w:fill="FFFFFF"/>
        <w:spacing w:after="160" w:line="360" w:lineRule="auto"/>
        <w:rPr>
          <w:rFonts w:ascii="Times New Roman" w:hAnsi="Times New Roman" w:cs="Times New Roman"/>
          <w:b/>
          <w:color w:val="auto"/>
          <w:sz w:val="26"/>
          <w:szCs w:val="26"/>
        </w:rPr>
      </w:pPr>
      <w:bookmarkStart w:id="46" w:name="_mib3ilm5hbc7" w:colFirst="0" w:colLast="0"/>
      <w:bookmarkStart w:id="47" w:name="_Toc150318066"/>
      <w:bookmarkEnd w:id="46"/>
      <w:r w:rsidRPr="00E9315E">
        <w:rPr>
          <w:rFonts w:ascii="Times New Roman" w:hAnsi="Times New Roman" w:cs="Times New Roman"/>
          <w:b/>
          <w:color w:val="auto"/>
          <w:sz w:val="26"/>
          <w:szCs w:val="26"/>
        </w:rPr>
        <w:lastRenderedPageBreak/>
        <w:t>2.2.5 Chỉnh sửa danh sách đăng ký đồ án</w:t>
      </w:r>
      <w:bookmarkEnd w:id="47"/>
    </w:p>
    <w:p w14:paraId="0EB2A108" w14:textId="7920626D" w:rsidR="00AE7885" w:rsidRPr="00E9315E" w:rsidRDefault="00751408">
      <w:pPr>
        <w:shd w:val="clear" w:color="auto" w:fill="FFFFFF"/>
        <w:spacing w:after="160" w:line="360" w:lineRule="auto"/>
        <w:jc w:val="center"/>
        <w:rPr>
          <w:rFonts w:ascii="Times New Roman" w:hAnsi="Times New Roman" w:cs="Times New Roman"/>
          <w:b/>
          <w:sz w:val="26"/>
          <w:szCs w:val="26"/>
        </w:rPr>
        <w:pPrChange w:id="48" w:author="Nguyen Tuan" w:date="2023-11-05T22:32:00Z">
          <w:pPr>
            <w:shd w:val="clear" w:color="auto" w:fill="FFFFFF"/>
            <w:spacing w:after="160" w:line="360" w:lineRule="auto"/>
          </w:pPr>
        </w:pPrChange>
      </w:pPr>
      <w:r w:rsidRPr="00E9315E">
        <w:rPr>
          <w:rFonts w:ascii="Times New Roman" w:hAnsi="Times New Roman" w:cs="Times New Roman"/>
          <w:b/>
          <w:noProof/>
          <w:sz w:val="26"/>
          <w:szCs w:val="26"/>
        </w:rPr>
        <w:drawing>
          <wp:inline distT="0" distB="0" distL="0" distR="0" wp14:anchorId="6A6CF857" wp14:editId="71800E79">
            <wp:extent cx="4229690" cy="2105319"/>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29690" cy="2105319"/>
                    </a:xfrm>
                    <a:prstGeom prst="rect">
                      <a:avLst/>
                    </a:prstGeom>
                  </pic:spPr>
                </pic:pic>
              </a:graphicData>
            </a:graphic>
          </wp:inline>
        </w:drawing>
      </w:r>
    </w:p>
    <w:p w14:paraId="75D85960" w14:textId="25A1CB34" w:rsidR="00AE7885" w:rsidRPr="00E9315E" w:rsidRDefault="008B0432" w:rsidP="00E9315E">
      <w:pPr>
        <w:shd w:val="clear" w:color="auto" w:fill="FFFFFF"/>
        <w:spacing w:after="160" w:line="360" w:lineRule="auto"/>
        <w:jc w:val="center"/>
        <w:rPr>
          <w:rFonts w:ascii="Times New Roman" w:hAnsi="Times New Roman" w:cs="Times New Roman"/>
          <w:sz w:val="26"/>
          <w:szCs w:val="26"/>
        </w:rPr>
      </w:pPr>
      <w:r w:rsidRPr="00E9315E">
        <w:rPr>
          <w:rFonts w:ascii="Times New Roman" w:hAnsi="Times New Roman" w:cs="Times New Roman"/>
          <w:sz w:val="26"/>
          <w:szCs w:val="26"/>
        </w:rPr>
        <w:t>Biểu đồ</w:t>
      </w:r>
      <w:r w:rsidR="007810ED" w:rsidRPr="00E9315E">
        <w:rPr>
          <w:rFonts w:ascii="Times New Roman" w:hAnsi="Times New Roman" w:cs="Times New Roman"/>
          <w:sz w:val="26"/>
          <w:szCs w:val="26"/>
          <w:lang w:val="en-US"/>
        </w:rPr>
        <w:t xml:space="preserve"> 5:</w:t>
      </w:r>
      <w:r w:rsidRPr="00E9315E">
        <w:rPr>
          <w:rFonts w:ascii="Times New Roman" w:hAnsi="Times New Roman" w:cs="Times New Roman"/>
          <w:sz w:val="26"/>
          <w:szCs w:val="26"/>
        </w:rPr>
        <w:t xml:space="preserve"> Chỉnh sửa danh sách đăng ký đồ án</w:t>
      </w:r>
    </w:p>
    <w:p w14:paraId="07E9B98B" w14:textId="77777777" w:rsidR="00AE7885" w:rsidRPr="00E9315E" w:rsidRDefault="008B0432" w:rsidP="00E9315E">
      <w:pPr>
        <w:pStyle w:val="Heading3"/>
        <w:shd w:val="clear" w:color="auto" w:fill="FFFFFF"/>
        <w:spacing w:after="160" w:line="360" w:lineRule="auto"/>
        <w:rPr>
          <w:rFonts w:ascii="Times New Roman" w:hAnsi="Times New Roman" w:cs="Times New Roman"/>
          <w:b/>
          <w:color w:val="auto"/>
          <w:sz w:val="26"/>
          <w:szCs w:val="26"/>
        </w:rPr>
      </w:pPr>
      <w:bookmarkStart w:id="49" w:name="_3a1f4z2cdwci" w:colFirst="0" w:colLast="0"/>
      <w:bookmarkStart w:id="50" w:name="_Toc150318067"/>
      <w:bookmarkEnd w:id="49"/>
      <w:r w:rsidRPr="00E9315E">
        <w:rPr>
          <w:rFonts w:ascii="Times New Roman" w:hAnsi="Times New Roman" w:cs="Times New Roman"/>
          <w:b/>
          <w:color w:val="auto"/>
          <w:sz w:val="26"/>
          <w:szCs w:val="26"/>
        </w:rPr>
        <w:t>2.2.6 Cập nhật đồ án</w:t>
      </w:r>
      <w:bookmarkEnd w:id="50"/>
    </w:p>
    <w:p w14:paraId="2C7FB688" w14:textId="1470F228" w:rsidR="00AE7885" w:rsidRPr="00E9315E" w:rsidRDefault="008B0432">
      <w:pPr>
        <w:shd w:val="clear" w:color="auto" w:fill="FFFFFF"/>
        <w:spacing w:after="160" w:line="360" w:lineRule="auto"/>
        <w:jc w:val="center"/>
        <w:rPr>
          <w:rFonts w:ascii="Times New Roman" w:hAnsi="Times New Roman" w:cs="Times New Roman"/>
          <w:b/>
          <w:sz w:val="26"/>
          <w:szCs w:val="26"/>
        </w:rPr>
        <w:pPrChange w:id="51" w:author="Nguyen Tuan" w:date="2023-11-05T22:33:00Z">
          <w:pPr>
            <w:shd w:val="clear" w:color="auto" w:fill="FFFFFF"/>
            <w:spacing w:after="160" w:line="360" w:lineRule="auto"/>
          </w:pPr>
        </w:pPrChange>
      </w:pPr>
      <w:del w:id="52" w:author="Nguyen Tuan" w:date="2023-11-05T22:33:00Z">
        <w:r w:rsidRPr="00E9315E" w:rsidDel="00751408">
          <w:rPr>
            <w:rFonts w:ascii="Times New Roman" w:hAnsi="Times New Roman" w:cs="Times New Roman"/>
            <w:b/>
            <w:noProof/>
            <w:sz w:val="26"/>
            <w:szCs w:val="26"/>
          </w:rPr>
          <w:drawing>
            <wp:inline distT="114300" distB="114300" distL="114300" distR="114300" wp14:anchorId="7EB21706" wp14:editId="2DDF339D">
              <wp:extent cx="5731200" cy="5257800"/>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5731200" cy="5257800"/>
                      </a:xfrm>
                      <a:prstGeom prst="rect">
                        <a:avLst/>
                      </a:prstGeom>
                      <a:ln/>
                    </pic:spPr>
                  </pic:pic>
                </a:graphicData>
              </a:graphic>
            </wp:inline>
          </w:drawing>
        </w:r>
      </w:del>
      <w:ins w:id="53" w:author="Nguyen Tuan" w:date="2023-11-05T22:33:00Z">
        <w:r w:rsidR="00751408" w:rsidRPr="00E9315E">
          <w:rPr>
            <w:rFonts w:ascii="Times New Roman" w:hAnsi="Times New Roman" w:cs="Times New Roman"/>
            <w:b/>
            <w:noProof/>
            <w:sz w:val="26"/>
            <w:szCs w:val="26"/>
          </w:rPr>
          <w:drawing>
            <wp:inline distT="0" distB="0" distL="0" distR="0" wp14:anchorId="4C06AF7D" wp14:editId="2864B715">
              <wp:extent cx="4277452" cy="3827720"/>
              <wp:effectExtent l="0" t="0" r="889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83115" cy="3832788"/>
                      </a:xfrm>
                      <a:prstGeom prst="rect">
                        <a:avLst/>
                      </a:prstGeom>
                    </pic:spPr>
                  </pic:pic>
                </a:graphicData>
              </a:graphic>
            </wp:inline>
          </w:drawing>
        </w:r>
      </w:ins>
    </w:p>
    <w:p w14:paraId="3A8A3940" w14:textId="44213A1A" w:rsidR="00AE7885" w:rsidRPr="00E9315E" w:rsidRDefault="008B0432" w:rsidP="00E9315E">
      <w:pPr>
        <w:shd w:val="clear" w:color="auto" w:fill="FFFFFF"/>
        <w:spacing w:after="160" w:line="360" w:lineRule="auto"/>
        <w:jc w:val="center"/>
        <w:rPr>
          <w:rFonts w:ascii="Times New Roman" w:hAnsi="Times New Roman" w:cs="Times New Roman"/>
          <w:sz w:val="26"/>
          <w:szCs w:val="26"/>
        </w:rPr>
      </w:pPr>
      <w:r w:rsidRPr="00E9315E">
        <w:rPr>
          <w:rFonts w:ascii="Times New Roman" w:hAnsi="Times New Roman" w:cs="Times New Roman"/>
          <w:sz w:val="26"/>
          <w:szCs w:val="26"/>
        </w:rPr>
        <w:t>Biểu đồ</w:t>
      </w:r>
      <w:r w:rsidR="007810ED" w:rsidRPr="00E9315E">
        <w:rPr>
          <w:rFonts w:ascii="Times New Roman" w:hAnsi="Times New Roman" w:cs="Times New Roman"/>
          <w:sz w:val="26"/>
          <w:szCs w:val="26"/>
          <w:lang w:val="en-US"/>
        </w:rPr>
        <w:t xml:space="preserve"> 6:</w:t>
      </w:r>
      <w:r w:rsidRPr="00E9315E">
        <w:rPr>
          <w:rFonts w:ascii="Times New Roman" w:hAnsi="Times New Roman" w:cs="Times New Roman"/>
          <w:sz w:val="26"/>
          <w:szCs w:val="26"/>
        </w:rPr>
        <w:t xml:space="preserve"> cập nhật đồ án</w:t>
      </w:r>
    </w:p>
    <w:p w14:paraId="63C32EC7" w14:textId="77777777" w:rsidR="00AE7885" w:rsidRPr="00E9315E" w:rsidRDefault="008B0432" w:rsidP="00E9315E">
      <w:pPr>
        <w:pStyle w:val="Heading3"/>
        <w:shd w:val="clear" w:color="auto" w:fill="FFFFFF"/>
        <w:spacing w:after="160" w:line="360" w:lineRule="auto"/>
        <w:rPr>
          <w:rFonts w:ascii="Times New Roman" w:hAnsi="Times New Roman" w:cs="Times New Roman"/>
          <w:b/>
          <w:color w:val="auto"/>
          <w:sz w:val="26"/>
          <w:szCs w:val="26"/>
        </w:rPr>
      </w:pPr>
      <w:bookmarkStart w:id="54" w:name="_c5u2s94v718e" w:colFirst="0" w:colLast="0"/>
      <w:bookmarkStart w:id="55" w:name="_Toc150318068"/>
      <w:bookmarkEnd w:id="54"/>
      <w:r w:rsidRPr="00E9315E">
        <w:rPr>
          <w:rFonts w:ascii="Times New Roman" w:hAnsi="Times New Roman" w:cs="Times New Roman"/>
          <w:b/>
          <w:color w:val="auto"/>
          <w:sz w:val="26"/>
          <w:szCs w:val="26"/>
        </w:rPr>
        <w:lastRenderedPageBreak/>
        <w:t>2.2.7 Cập nhật thông tin cá nhân/ Tiến độ nhóm</w:t>
      </w:r>
      <w:bookmarkEnd w:id="55"/>
    </w:p>
    <w:p w14:paraId="51E68306" w14:textId="77777777" w:rsidR="00AE7885" w:rsidRPr="00E9315E" w:rsidRDefault="008B0432" w:rsidP="00E9315E">
      <w:pPr>
        <w:shd w:val="clear" w:color="auto" w:fill="FFFFFF"/>
        <w:spacing w:after="160" w:line="360" w:lineRule="auto"/>
        <w:rPr>
          <w:rFonts w:ascii="Times New Roman" w:hAnsi="Times New Roman" w:cs="Times New Roman"/>
          <w:b/>
          <w:sz w:val="26"/>
          <w:szCs w:val="26"/>
        </w:rPr>
      </w:pPr>
      <w:r w:rsidRPr="00E9315E">
        <w:rPr>
          <w:rFonts w:ascii="Times New Roman" w:hAnsi="Times New Roman" w:cs="Times New Roman"/>
          <w:b/>
          <w:noProof/>
          <w:sz w:val="26"/>
          <w:szCs w:val="26"/>
        </w:rPr>
        <w:drawing>
          <wp:inline distT="114300" distB="114300" distL="114300" distR="114300" wp14:anchorId="1E12533B" wp14:editId="400FAF4A">
            <wp:extent cx="5731200" cy="480060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731200" cy="4800600"/>
                    </a:xfrm>
                    <a:prstGeom prst="rect">
                      <a:avLst/>
                    </a:prstGeom>
                    <a:ln/>
                  </pic:spPr>
                </pic:pic>
              </a:graphicData>
            </a:graphic>
          </wp:inline>
        </w:drawing>
      </w:r>
    </w:p>
    <w:p w14:paraId="133D6B41" w14:textId="43222142" w:rsidR="00AE7885" w:rsidRPr="00E9315E" w:rsidRDefault="008B0432" w:rsidP="00E9315E">
      <w:pPr>
        <w:shd w:val="clear" w:color="auto" w:fill="FFFFFF"/>
        <w:spacing w:after="160" w:line="360" w:lineRule="auto"/>
        <w:jc w:val="center"/>
        <w:rPr>
          <w:rFonts w:ascii="Times New Roman" w:hAnsi="Times New Roman" w:cs="Times New Roman"/>
          <w:sz w:val="26"/>
          <w:szCs w:val="26"/>
        </w:rPr>
      </w:pPr>
      <w:r w:rsidRPr="00E9315E">
        <w:rPr>
          <w:rFonts w:ascii="Times New Roman" w:hAnsi="Times New Roman" w:cs="Times New Roman"/>
          <w:sz w:val="26"/>
          <w:szCs w:val="26"/>
        </w:rPr>
        <w:t>Biểu đồ</w:t>
      </w:r>
      <w:r w:rsidR="007810ED" w:rsidRPr="00E9315E">
        <w:rPr>
          <w:rFonts w:ascii="Times New Roman" w:hAnsi="Times New Roman" w:cs="Times New Roman"/>
          <w:sz w:val="26"/>
          <w:szCs w:val="26"/>
          <w:lang w:val="en-US"/>
        </w:rPr>
        <w:t xml:space="preserve"> 7:</w:t>
      </w:r>
      <w:r w:rsidRPr="00E9315E">
        <w:rPr>
          <w:rFonts w:ascii="Times New Roman" w:hAnsi="Times New Roman" w:cs="Times New Roman"/>
          <w:sz w:val="26"/>
          <w:szCs w:val="26"/>
        </w:rPr>
        <w:t xml:space="preserve"> Cập nhật thông tín cá nhân / Tiến độ nhóm</w:t>
      </w:r>
    </w:p>
    <w:p w14:paraId="36484992" w14:textId="77777777" w:rsidR="00AE7885" w:rsidRPr="00E9315E" w:rsidRDefault="00AE7885" w:rsidP="00E9315E">
      <w:pPr>
        <w:shd w:val="clear" w:color="auto" w:fill="FFFFFF"/>
        <w:spacing w:after="160" w:line="360" w:lineRule="auto"/>
        <w:rPr>
          <w:rFonts w:ascii="Times New Roman" w:hAnsi="Times New Roman" w:cs="Times New Roman"/>
          <w:b/>
          <w:sz w:val="26"/>
          <w:szCs w:val="26"/>
        </w:rPr>
      </w:pPr>
    </w:p>
    <w:p w14:paraId="0E3B3F48" w14:textId="77777777" w:rsidR="00AE7885" w:rsidRPr="00E9315E" w:rsidRDefault="008B0432" w:rsidP="00E9315E">
      <w:pPr>
        <w:pStyle w:val="Heading3"/>
        <w:shd w:val="clear" w:color="auto" w:fill="FFFFFF"/>
        <w:spacing w:after="160" w:line="360" w:lineRule="auto"/>
        <w:rPr>
          <w:rFonts w:ascii="Times New Roman" w:hAnsi="Times New Roman" w:cs="Times New Roman"/>
          <w:b/>
          <w:color w:val="auto"/>
          <w:sz w:val="26"/>
          <w:szCs w:val="26"/>
        </w:rPr>
      </w:pPr>
      <w:bookmarkStart w:id="56" w:name="_3lk5usekpqyz" w:colFirst="0" w:colLast="0"/>
      <w:bookmarkStart w:id="57" w:name="_Toc150318069"/>
      <w:bookmarkEnd w:id="56"/>
      <w:r w:rsidRPr="00E9315E">
        <w:rPr>
          <w:rFonts w:ascii="Times New Roman" w:hAnsi="Times New Roman" w:cs="Times New Roman"/>
          <w:b/>
          <w:color w:val="auto"/>
          <w:sz w:val="26"/>
          <w:szCs w:val="26"/>
        </w:rPr>
        <w:lastRenderedPageBreak/>
        <w:t>2.2.8 Theo dõi tiến trình</w:t>
      </w:r>
      <w:bookmarkEnd w:id="57"/>
    </w:p>
    <w:p w14:paraId="11F76D73" w14:textId="77777777" w:rsidR="00AE7885" w:rsidRPr="00E9315E" w:rsidRDefault="008B0432" w:rsidP="00E9315E">
      <w:pPr>
        <w:shd w:val="clear" w:color="auto" w:fill="FFFFFF"/>
        <w:spacing w:after="160" w:line="360" w:lineRule="auto"/>
        <w:rPr>
          <w:rFonts w:ascii="Times New Roman" w:hAnsi="Times New Roman" w:cs="Times New Roman"/>
          <w:b/>
          <w:sz w:val="26"/>
          <w:szCs w:val="26"/>
        </w:rPr>
      </w:pPr>
      <w:r w:rsidRPr="00E9315E">
        <w:rPr>
          <w:rFonts w:ascii="Times New Roman" w:hAnsi="Times New Roman" w:cs="Times New Roman"/>
          <w:b/>
          <w:noProof/>
          <w:sz w:val="26"/>
          <w:szCs w:val="26"/>
        </w:rPr>
        <w:drawing>
          <wp:inline distT="114300" distB="114300" distL="114300" distR="114300" wp14:anchorId="34C46DD8" wp14:editId="6EB6C7A4">
            <wp:extent cx="5731200" cy="2501900"/>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5731200" cy="2501900"/>
                    </a:xfrm>
                    <a:prstGeom prst="rect">
                      <a:avLst/>
                    </a:prstGeom>
                    <a:ln/>
                  </pic:spPr>
                </pic:pic>
              </a:graphicData>
            </a:graphic>
          </wp:inline>
        </w:drawing>
      </w:r>
    </w:p>
    <w:p w14:paraId="5C2E8268" w14:textId="5545743B" w:rsidR="00AE7885" w:rsidRPr="00E9315E" w:rsidRDefault="008B0432" w:rsidP="00E9315E">
      <w:pPr>
        <w:shd w:val="clear" w:color="auto" w:fill="FFFFFF"/>
        <w:spacing w:after="160" w:line="360" w:lineRule="auto"/>
        <w:jc w:val="center"/>
        <w:rPr>
          <w:rFonts w:ascii="Times New Roman" w:hAnsi="Times New Roman" w:cs="Times New Roman"/>
          <w:sz w:val="26"/>
          <w:szCs w:val="26"/>
        </w:rPr>
      </w:pPr>
      <w:r w:rsidRPr="00E9315E">
        <w:rPr>
          <w:rFonts w:ascii="Times New Roman" w:hAnsi="Times New Roman" w:cs="Times New Roman"/>
          <w:sz w:val="26"/>
          <w:szCs w:val="26"/>
        </w:rPr>
        <w:t>Biểu đồ</w:t>
      </w:r>
      <w:r w:rsidR="007810ED" w:rsidRPr="00E9315E">
        <w:rPr>
          <w:rFonts w:ascii="Times New Roman" w:hAnsi="Times New Roman" w:cs="Times New Roman"/>
          <w:sz w:val="26"/>
          <w:szCs w:val="26"/>
          <w:lang w:val="en-US"/>
        </w:rPr>
        <w:t xml:space="preserve"> 8:</w:t>
      </w:r>
      <w:r w:rsidRPr="00E9315E">
        <w:rPr>
          <w:rFonts w:ascii="Times New Roman" w:hAnsi="Times New Roman" w:cs="Times New Roman"/>
          <w:sz w:val="26"/>
          <w:szCs w:val="26"/>
        </w:rPr>
        <w:t xml:space="preserve"> theo dõi tiến trình</w:t>
      </w:r>
    </w:p>
    <w:p w14:paraId="7F4DC15E" w14:textId="77777777" w:rsidR="00AE7885" w:rsidRPr="00E9315E" w:rsidRDefault="00AE7885" w:rsidP="00E9315E">
      <w:pPr>
        <w:shd w:val="clear" w:color="auto" w:fill="FFFFFF"/>
        <w:spacing w:after="160" w:line="360" w:lineRule="auto"/>
        <w:rPr>
          <w:rFonts w:ascii="Times New Roman" w:hAnsi="Times New Roman" w:cs="Times New Roman"/>
          <w:b/>
          <w:sz w:val="26"/>
          <w:szCs w:val="26"/>
        </w:rPr>
      </w:pPr>
    </w:p>
    <w:p w14:paraId="6500416F" w14:textId="77777777" w:rsidR="00AE7885" w:rsidRPr="00E9315E" w:rsidRDefault="008B0432" w:rsidP="00E9315E">
      <w:pPr>
        <w:pStyle w:val="Heading3"/>
        <w:shd w:val="clear" w:color="auto" w:fill="FFFFFF"/>
        <w:spacing w:after="160" w:line="360" w:lineRule="auto"/>
        <w:rPr>
          <w:rFonts w:ascii="Times New Roman" w:hAnsi="Times New Roman" w:cs="Times New Roman"/>
          <w:b/>
          <w:color w:val="auto"/>
          <w:sz w:val="26"/>
          <w:szCs w:val="26"/>
        </w:rPr>
      </w:pPr>
      <w:bookmarkStart w:id="58" w:name="_3ypk85578wju" w:colFirst="0" w:colLast="0"/>
      <w:bookmarkStart w:id="59" w:name="_Toc150318070"/>
      <w:bookmarkEnd w:id="58"/>
      <w:r w:rsidRPr="00E9315E">
        <w:rPr>
          <w:rFonts w:ascii="Times New Roman" w:hAnsi="Times New Roman" w:cs="Times New Roman"/>
          <w:b/>
          <w:color w:val="auto"/>
          <w:sz w:val="26"/>
          <w:szCs w:val="26"/>
        </w:rPr>
        <w:t>2.2.9 Lịch báo cáo</w:t>
      </w:r>
      <w:bookmarkEnd w:id="59"/>
    </w:p>
    <w:p w14:paraId="55DB3D21" w14:textId="77777777" w:rsidR="00AE7885" w:rsidRPr="00E9315E" w:rsidRDefault="008B0432" w:rsidP="00E9315E">
      <w:pPr>
        <w:shd w:val="clear" w:color="auto" w:fill="FFFFFF"/>
        <w:spacing w:after="160" w:line="360" w:lineRule="auto"/>
        <w:rPr>
          <w:rFonts w:ascii="Times New Roman" w:hAnsi="Times New Roman" w:cs="Times New Roman"/>
          <w:b/>
          <w:sz w:val="26"/>
          <w:szCs w:val="26"/>
        </w:rPr>
      </w:pPr>
      <w:r w:rsidRPr="00E9315E">
        <w:rPr>
          <w:rFonts w:ascii="Times New Roman" w:hAnsi="Times New Roman" w:cs="Times New Roman"/>
          <w:b/>
          <w:noProof/>
          <w:sz w:val="26"/>
          <w:szCs w:val="26"/>
        </w:rPr>
        <w:drawing>
          <wp:inline distT="114300" distB="114300" distL="114300" distR="114300" wp14:anchorId="7515C60D" wp14:editId="5F5BDB14">
            <wp:extent cx="5731200" cy="3035300"/>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731200" cy="3035300"/>
                    </a:xfrm>
                    <a:prstGeom prst="rect">
                      <a:avLst/>
                    </a:prstGeom>
                    <a:ln/>
                  </pic:spPr>
                </pic:pic>
              </a:graphicData>
            </a:graphic>
          </wp:inline>
        </w:drawing>
      </w:r>
    </w:p>
    <w:p w14:paraId="5CCBDC5E" w14:textId="7EF91156" w:rsidR="00AE7885" w:rsidRPr="00E9315E" w:rsidRDefault="008B0432" w:rsidP="00E9315E">
      <w:pPr>
        <w:shd w:val="clear" w:color="auto" w:fill="FFFFFF"/>
        <w:spacing w:after="160" w:line="360" w:lineRule="auto"/>
        <w:jc w:val="center"/>
        <w:rPr>
          <w:rFonts w:ascii="Times New Roman" w:hAnsi="Times New Roman" w:cs="Times New Roman"/>
          <w:sz w:val="26"/>
          <w:szCs w:val="26"/>
        </w:rPr>
      </w:pPr>
      <w:r w:rsidRPr="00E9315E">
        <w:rPr>
          <w:rFonts w:ascii="Times New Roman" w:hAnsi="Times New Roman" w:cs="Times New Roman"/>
          <w:sz w:val="26"/>
          <w:szCs w:val="26"/>
        </w:rPr>
        <w:t>Biểu đồ</w:t>
      </w:r>
      <w:r w:rsidR="007810ED" w:rsidRPr="00E9315E">
        <w:rPr>
          <w:rFonts w:ascii="Times New Roman" w:hAnsi="Times New Roman" w:cs="Times New Roman"/>
          <w:sz w:val="26"/>
          <w:szCs w:val="26"/>
          <w:lang w:val="en-US"/>
        </w:rPr>
        <w:t xml:space="preserve"> 9:</w:t>
      </w:r>
      <w:r w:rsidRPr="00E9315E">
        <w:rPr>
          <w:rFonts w:ascii="Times New Roman" w:hAnsi="Times New Roman" w:cs="Times New Roman"/>
          <w:sz w:val="26"/>
          <w:szCs w:val="26"/>
        </w:rPr>
        <w:t xml:space="preserve"> Lịch báo cáo</w:t>
      </w:r>
      <w:bookmarkStart w:id="60" w:name="_e6dnhq33nhor" w:colFirst="0" w:colLast="0"/>
      <w:bookmarkEnd w:id="60"/>
    </w:p>
    <w:p w14:paraId="13D1EAC0" w14:textId="77777777" w:rsidR="00AE7885" w:rsidRPr="00E9315E" w:rsidRDefault="008B0432" w:rsidP="00E9315E">
      <w:pPr>
        <w:pStyle w:val="Heading2"/>
        <w:spacing w:line="360" w:lineRule="auto"/>
        <w:rPr>
          <w:rFonts w:ascii="Times New Roman" w:hAnsi="Times New Roman" w:cs="Times New Roman"/>
          <w:b/>
          <w:sz w:val="28"/>
          <w:szCs w:val="28"/>
        </w:rPr>
      </w:pPr>
      <w:bookmarkStart w:id="61" w:name="_y68hddbm6q0g" w:colFirst="0" w:colLast="0"/>
      <w:bookmarkStart w:id="62" w:name="_Toc150318071"/>
      <w:bookmarkEnd w:id="61"/>
      <w:r w:rsidRPr="00E9315E">
        <w:rPr>
          <w:rFonts w:ascii="Times New Roman" w:hAnsi="Times New Roman" w:cs="Times New Roman"/>
          <w:b/>
          <w:sz w:val="28"/>
          <w:szCs w:val="28"/>
        </w:rPr>
        <w:lastRenderedPageBreak/>
        <w:t>2.3 Đặc tả chức năng</w:t>
      </w:r>
      <w:bookmarkEnd w:id="62"/>
      <w:r w:rsidRPr="00E9315E">
        <w:rPr>
          <w:rFonts w:ascii="Times New Roman" w:hAnsi="Times New Roman" w:cs="Times New Roman"/>
          <w:b/>
          <w:sz w:val="28"/>
          <w:szCs w:val="28"/>
        </w:rPr>
        <w:t xml:space="preserve"> </w:t>
      </w:r>
    </w:p>
    <w:p w14:paraId="7727911A" w14:textId="77777777" w:rsidR="00AE7885" w:rsidRPr="00E9315E" w:rsidRDefault="008B0432" w:rsidP="00E9315E">
      <w:pPr>
        <w:pStyle w:val="Heading3"/>
        <w:spacing w:line="360" w:lineRule="auto"/>
        <w:rPr>
          <w:rFonts w:ascii="Times New Roman" w:hAnsi="Times New Roman" w:cs="Times New Roman"/>
          <w:b/>
          <w:color w:val="auto"/>
          <w:sz w:val="26"/>
          <w:szCs w:val="26"/>
        </w:rPr>
      </w:pPr>
      <w:bookmarkStart w:id="63" w:name="_e0m9zdac9vnj" w:colFirst="0" w:colLast="0"/>
      <w:bookmarkStart w:id="64" w:name="_Toc150318072"/>
      <w:bookmarkEnd w:id="63"/>
      <w:r w:rsidRPr="00E9315E">
        <w:rPr>
          <w:rFonts w:ascii="Times New Roman" w:hAnsi="Times New Roman" w:cs="Times New Roman"/>
          <w:b/>
          <w:color w:val="auto"/>
          <w:sz w:val="26"/>
          <w:szCs w:val="26"/>
        </w:rPr>
        <w:t>2.3.1 Đăng nhập</w:t>
      </w:r>
      <w:bookmarkEnd w:id="64"/>
    </w:p>
    <w:p w14:paraId="43F68BFB" w14:textId="77777777" w:rsidR="00AE7885" w:rsidRPr="00E9315E" w:rsidRDefault="00AE7885" w:rsidP="00E9315E">
      <w:pPr>
        <w:spacing w:line="360" w:lineRule="auto"/>
        <w:rPr>
          <w:rFonts w:ascii="Times New Roman" w:hAnsi="Times New Roman" w:cs="Times New Roman"/>
          <w:sz w:val="26"/>
          <w:szCs w:val="26"/>
        </w:rPr>
      </w:pPr>
    </w:p>
    <w:tbl>
      <w:tblPr>
        <w:tblStyle w:val="a3"/>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7020"/>
      </w:tblGrid>
      <w:tr w:rsidR="00AE7885" w:rsidRPr="00E9315E" w14:paraId="2A66BA94" w14:textId="77777777">
        <w:tc>
          <w:tcPr>
            <w:tcW w:w="1980" w:type="dxa"/>
            <w:shd w:val="clear" w:color="auto" w:fill="auto"/>
            <w:tcMar>
              <w:top w:w="100" w:type="dxa"/>
              <w:left w:w="100" w:type="dxa"/>
              <w:bottom w:w="100" w:type="dxa"/>
              <w:right w:w="100" w:type="dxa"/>
            </w:tcMar>
          </w:tcPr>
          <w:p w14:paraId="6464E7A2" w14:textId="77777777" w:rsidR="00AE7885" w:rsidRPr="00E9315E" w:rsidRDefault="008B0432" w:rsidP="00E9315E">
            <w:pPr>
              <w:widowControl w:val="0"/>
              <w:spacing w:line="360" w:lineRule="auto"/>
              <w:rPr>
                <w:rFonts w:ascii="Times New Roman" w:hAnsi="Times New Roman" w:cs="Times New Roman"/>
                <w:b/>
                <w:sz w:val="26"/>
                <w:szCs w:val="26"/>
              </w:rPr>
            </w:pPr>
            <w:r w:rsidRPr="00E9315E">
              <w:rPr>
                <w:rFonts w:ascii="Times New Roman" w:hAnsi="Times New Roman" w:cs="Times New Roman"/>
                <w:b/>
                <w:sz w:val="26"/>
                <w:szCs w:val="26"/>
              </w:rPr>
              <w:t xml:space="preserve">Tên Use Case </w:t>
            </w:r>
          </w:p>
        </w:tc>
        <w:tc>
          <w:tcPr>
            <w:tcW w:w="7020" w:type="dxa"/>
            <w:shd w:val="clear" w:color="auto" w:fill="auto"/>
            <w:tcMar>
              <w:top w:w="100" w:type="dxa"/>
              <w:left w:w="100" w:type="dxa"/>
              <w:bottom w:w="100" w:type="dxa"/>
              <w:right w:w="100" w:type="dxa"/>
            </w:tcMar>
          </w:tcPr>
          <w:p w14:paraId="0E172EAF" w14:textId="77777777" w:rsidR="00AE7885" w:rsidRPr="00E9315E" w:rsidRDefault="008B0432" w:rsidP="00E9315E">
            <w:pPr>
              <w:widowControl w:val="0"/>
              <w:spacing w:line="360" w:lineRule="auto"/>
              <w:rPr>
                <w:rFonts w:ascii="Times New Roman" w:hAnsi="Times New Roman" w:cs="Times New Roman"/>
                <w:sz w:val="26"/>
                <w:szCs w:val="26"/>
              </w:rPr>
            </w:pPr>
            <w:r w:rsidRPr="00E9315E">
              <w:rPr>
                <w:rFonts w:ascii="Times New Roman" w:hAnsi="Times New Roman" w:cs="Times New Roman"/>
                <w:sz w:val="26"/>
                <w:szCs w:val="26"/>
              </w:rPr>
              <w:t>Đăng nhập</w:t>
            </w:r>
          </w:p>
        </w:tc>
      </w:tr>
      <w:tr w:rsidR="00AE7885" w:rsidRPr="00E9315E" w14:paraId="64E1F285" w14:textId="77777777">
        <w:tc>
          <w:tcPr>
            <w:tcW w:w="1980" w:type="dxa"/>
            <w:shd w:val="clear" w:color="auto" w:fill="auto"/>
            <w:tcMar>
              <w:top w:w="100" w:type="dxa"/>
              <w:left w:w="100" w:type="dxa"/>
              <w:bottom w:w="100" w:type="dxa"/>
              <w:right w:w="100" w:type="dxa"/>
            </w:tcMar>
          </w:tcPr>
          <w:p w14:paraId="421092C9" w14:textId="77777777" w:rsidR="00AE7885" w:rsidRPr="00E9315E" w:rsidRDefault="008B0432" w:rsidP="00E9315E">
            <w:pPr>
              <w:widowControl w:val="0"/>
              <w:spacing w:line="360" w:lineRule="auto"/>
              <w:rPr>
                <w:rFonts w:ascii="Times New Roman" w:hAnsi="Times New Roman" w:cs="Times New Roman"/>
                <w:b/>
                <w:sz w:val="26"/>
                <w:szCs w:val="26"/>
              </w:rPr>
            </w:pPr>
            <w:r w:rsidRPr="00E9315E">
              <w:rPr>
                <w:rFonts w:ascii="Times New Roman" w:hAnsi="Times New Roman" w:cs="Times New Roman"/>
                <w:b/>
                <w:sz w:val="26"/>
                <w:szCs w:val="26"/>
              </w:rPr>
              <w:t>Mô tả</w:t>
            </w:r>
          </w:p>
        </w:tc>
        <w:tc>
          <w:tcPr>
            <w:tcW w:w="7020" w:type="dxa"/>
            <w:shd w:val="clear" w:color="auto" w:fill="auto"/>
            <w:tcMar>
              <w:top w:w="100" w:type="dxa"/>
              <w:left w:w="100" w:type="dxa"/>
              <w:bottom w:w="100" w:type="dxa"/>
              <w:right w:w="100" w:type="dxa"/>
            </w:tcMar>
          </w:tcPr>
          <w:p w14:paraId="10DC0CC1" w14:textId="77777777" w:rsidR="00AE7885" w:rsidRPr="00E9315E" w:rsidRDefault="008B0432" w:rsidP="00E9315E">
            <w:pPr>
              <w:widowControl w:val="0"/>
              <w:spacing w:line="360" w:lineRule="auto"/>
              <w:rPr>
                <w:rFonts w:ascii="Times New Roman" w:hAnsi="Times New Roman" w:cs="Times New Roman"/>
                <w:sz w:val="26"/>
                <w:szCs w:val="26"/>
              </w:rPr>
            </w:pPr>
            <w:r w:rsidRPr="00E9315E">
              <w:rPr>
                <w:rFonts w:ascii="Times New Roman" w:hAnsi="Times New Roman" w:cs="Times New Roman"/>
                <w:sz w:val="26"/>
                <w:szCs w:val="26"/>
              </w:rPr>
              <w:t>Use Case này mô tả quá trình đăng nhập vào hệ thống bằng tên đăng nhập và mật khẩu. Nó bao gồm ba tác nhân chính: Giảng viên và Sinh viên. Mục đích chính là cho phép các tác nhân này truy cập vào hệ thống và thực hiện các nhiệm vụ phù hợp với vai trò của họ</w:t>
            </w:r>
          </w:p>
        </w:tc>
      </w:tr>
      <w:tr w:rsidR="00AE7885" w:rsidRPr="00E9315E" w14:paraId="3D883504" w14:textId="77777777">
        <w:tc>
          <w:tcPr>
            <w:tcW w:w="1980" w:type="dxa"/>
            <w:shd w:val="clear" w:color="auto" w:fill="auto"/>
            <w:tcMar>
              <w:top w:w="100" w:type="dxa"/>
              <w:left w:w="100" w:type="dxa"/>
              <w:bottom w:w="100" w:type="dxa"/>
              <w:right w:w="100" w:type="dxa"/>
            </w:tcMar>
          </w:tcPr>
          <w:p w14:paraId="4B21D12D" w14:textId="77777777" w:rsidR="00AE7885" w:rsidRPr="00E9315E" w:rsidRDefault="008B0432" w:rsidP="00E9315E">
            <w:pPr>
              <w:widowControl w:val="0"/>
              <w:spacing w:line="360" w:lineRule="auto"/>
              <w:rPr>
                <w:rFonts w:ascii="Times New Roman" w:hAnsi="Times New Roman" w:cs="Times New Roman"/>
                <w:b/>
                <w:sz w:val="26"/>
                <w:szCs w:val="26"/>
                <w:highlight w:val="white"/>
              </w:rPr>
            </w:pPr>
            <w:r w:rsidRPr="00E9315E">
              <w:rPr>
                <w:rFonts w:ascii="Times New Roman" w:hAnsi="Times New Roman" w:cs="Times New Roman"/>
                <w:b/>
                <w:sz w:val="26"/>
                <w:szCs w:val="26"/>
                <w:highlight w:val="white"/>
              </w:rPr>
              <w:t>Tác nhân</w:t>
            </w:r>
          </w:p>
        </w:tc>
        <w:tc>
          <w:tcPr>
            <w:tcW w:w="7020" w:type="dxa"/>
            <w:shd w:val="clear" w:color="auto" w:fill="auto"/>
            <w:tcMar>
              <w:top w:w="100" w:type="dxa"/>
              <w:left w:w="100" w:type="dxa"/>
              <w:bottom w:w="100" w:type="dxa"/>
              <w:right w:w="100" w:type="dxa"/>
            </w:tcMar>
          </w:tcPr>
          <w:p w14:paraId="6B6284A9" w14:textId="77777777" w:rsidR="00AE7885" w:rsidRPr="00E9315E" w:rsidRDefault="008B0432" w:rsidP="00E9315E">
            <w:pPr>
              <w:widowControl w:val="0"/>
              <w:spacing w:line="360" w:lineRule="auto"/>
              <w:rPr>
                <w:rFonts w:ascii="Times New Roman" w:hAnsi="Times New Roman" w:cs="Times New Roman"/>
                <w:sz w:val="26"/>
                <w:szCs w:val="26"/>
              </w:rPr>
            </w:pPr>
            <w:r w:rsidRPr="00E9315E">
              <w:rPr>
                <w:rFonts w:ascii="Times New Roman" w:hAnsi="Times New Roman" w:cs="Times New Roman"/>
                <w:sz w:val="26"/>
                <w:szCs w:val="26"/>
              </w:rPr>
              <w:t xml:space="preserve"> Giảng viên,  Sinh Viên</w:t>
            </w:r>
          </w:p>
        </w:tc>
      </w:tr>
      <w:tr w:rsidR="00AE7885" w:rsidRPr="00E9315E" w14:paraId="4FA8A038" w14:textId="77777777">
        <w:tc>
          <w:tcPr>
            <w:tcW w:w="1980" w:type="dxa"/>
            <w:shd w:val="clear" w:color="auto" w:fill="auto"/>
            <w:tcMar>
              <w:top w:w="100" w:type="dxa"/>
              <w:left w:w="100" w:type="dxa"/>
              <w:bottom w:w="100" w:type="dxa"/>
              <w:right w:w="100" w:type="dxa"/>
            </w:tcMar>
          </w:tcPr>
          <w:p w14:paraId="2D66AA67" w14:textId="77777777" w:rsidR="00AE7885" w:rsidRPr="00E9315E" w:rsidRDefault="008B0432" w:rsidP="00E9315E">
            <w:pPr>
              <w:widowControl w:val="0"/>
              <w:spacing w:line="360" w:lineRule="auto"/>
              <w:rPr>
                <w:rFonts w:ascii="Times New Roman" w:hAnsi="Times New Roman" w:cs="Times New Roman"/>
                <w:b/>
                <w:sz w:val="26"/>
                <w:szCs w:val="26"/>
              </w:rPr>
            </w:pPr>
            <w:r w:rsidRPr="00E9315E">
              <w:rPr>
                <w:rFonts w:ascii="Times New Roman" w:hAnsi="Times New Roman" w:cs="Times New Roman"/>
                <w:b/>
                <w:sz w:val="26"/>
                <w:szCs w:val="26"/>
              </w:rPr>
              <w:t>Tiền điều kiện</w:t>
            </w:r>
          </w:p>
        </w:tc>
        <w:tc>
          <w:tcPr>
            <w:tcW w:w="7020" w:type="dxa"/>
            <w:shd w:val="clear" w:color="auto" w:fill="auto"/>
            <w:tcMar>
              <w:top w:w="100" w:type="dxa"/>
              <w:left w:w="100" w:type="dxa"/>
              <w:bottom w:w="100" w:type="dxa"/>
              <w:right w:w="100" w:type="dxa"/>
            </w:tcMar>
          </w:tcPr>
          <w:p w14:paraId="56A403FD" w14:textId="77777777" w:rsidR="00AE7885" w:rsidRPr="00E9315E" w:rsidRDefault="008B0432" w:rsidP="00E9315E">
            <w:pPr>
              <w:widowControl w:val="0"/>
              <w:numPr>
                <w:ilvl w:val="0"/>
                <w:numId w:val="27"/>
              </w:numPr>
              <w:spacing w:before="120" w:line="360" w:lineRule="auto"/>
              <w:rPr>
                <w:rFonts w:ascii="Times New Roman" w:hAnsi="Times New Roman" w:cs="Times New Roman"/>
                <w:sz w:val="26"/>
                <w:szCs w:val="26"/>
              </w:rPr>
            </w:pPr>
            <w:r w:rsidRPr="00E9315E">
              <w:rPr>
                <w:rFonts w:ascii="Times New Roman" w:hAnsi="Times New Roman" w:cs="Times New Roman"/>
                <w:sz w:val="26"/>
                <w:szCs w:val="26"/>
              </w:rPr>
              <w:t>Tài khoản người dùng đã được tạo sẵn</w:t>
            </w:r>
          </w:p>
          <w:p w14:paraId="6D39E131" w14:textId="77777777" w:rsidR="00AE7885" w:rsidRPr="00E9315E" w:rsidRDefault="008B0432" w:rsidP="00E9315E">
            <w:pPr>
              <w:widowControl w:val="0"/>
              <w:numPr>
                <w:ilvl w:val="0"/>
                <w:numId w:val="27"/>
              </w:numPr>
              <w:spacing w:line="360" w:lineRule="auto"/>
              <w:rPr>
                <w:rFonts w:ascii="Times New Roman" w:hAnsi="Times New Roman" w:cs="Times New Roman"/>
                <w:sz w:val="26"/>
                <w:szCs w:val="26"/>
              </w:rPr>
            </w:pPr>
            <w:r w:rsidRPr="00E9315E">
              <w:rPr>
                <w:rFonts w:ascii="Times New Roman" w:hAnsi="Times New Roman" w:cs="Times New Roman"/>
                <w:sz w:val="26"/>
                <w:szCs w:val="26"/>
              </w:rPr>
              <w:t>Tài khoản người dùng đã được phân quyền</w:t>
            </w:r>
          </w:p>
          <w:p w14:paraId="6080FE4C" w14:textId="77777777" w:rsidR="00AE7885" w:rsidRPr="00E9315E" w:rsidRDefault="008B0432" w:rsidP="00E9315E">
            <w:pPr>
              <w:widowControl w:val="0"/>
              <w:numPr>
                <w:ilvl w:val="0"/>
                <w:numId w:val="27"/>
              </w:numPr>
              <w:spacing w:line="360" w:lineRule="auto"/>
              <w:rPr>
                <w:rFonts w:ascii="Times New Roman" w:hAnsi="Times New Roman" w:cs="Times New Roman"/>
                <w:sz w:val="26"/>
                <w:szCs w:val="26"/>
              </w:rPr>
            </w:pPr>
            <w:r w:rsidRPr="00E9315E">
              <w:rPr>
                <w:rFonts w:ascii="Times New Roman" w:hAnsi="Times New Roman" w:cs="Times New Roman"/>
                <w:sz w:val="26"/>
                <w:szCs w:val="26"/>
              </w:rPr>
              <w:t>Thiết bị của người dùng đã được kết nối internet khi thực hiện đăng nhập</w:t>
            </w:r>
          </w:p>
        </w:tc>
      </w:tr>
      <w:tr w:rsidR="00AE7885" w:rsidRPr="00E9315E" w14:paraId="396AF2B6" w14:textId="77777777">
        <w:tc>
          <w:tcPr>
            <w:tcW w:w="1980" w:type="dxa"/>
            <w:shd w:val="clear" w:color="auto" w:fill="auto"/>
            <w:tcMar>
              <w:top w:w="100" w:type="dxa"/>
              <w:left w:w="100" w:type="dxa"/>
              <w:bottom w:w="100" w:type="dxa"/>
              <w:right w:w="100" w:type="dxa"/>
            </w:tcMar>
          </w:tcPr>
          <w:p w14:paraId="131772CB" w14:textId="77777777" w:rsidR="00AE7885" w:rsidRPr="00E9315E" w:rsidRDefault="008B0432" w:rsidP="00E9315E">
            <w:pPr>
              <w:widowControl w:val="0"/>
              <w:spacing w:line="360" w:lineRule="auto"/>
              <w:rPr>
                <w:rFonts w:ascii="Times New Roman" w:hAnsi="Times New Roman" w:cs="Times New Roman"/>
                <w:b/>
                <w:sz w:val="26"/>
                <w:szCs w:val="26"/>
              </w:rPr>
            </w:pPr>
            <w:r w:rsidRPr="00E9315E">
              <w:rPr>
                <w:rFonts w:ascii="Times New Roman" w:hAnsi="Times New Roman" w:cs="Times New Roman"/>
                <w:b/>
                <w:sz w:val="26"/>
                <w:szCs w:val="26"/>
                <w:highlight w:val="white"/>
              </w:rPr>
              <w:t>Hậu điều kiện</w:t>
            </w:r>
          </w:p>
        </w:tc>
        <w:tc>
          <w:tcPr>
            <w:tcW w:w="7020" w:type="dxa"/>
            <w:shd w:val="clear" w:color="auto" w:fill="auto"/>
            <w:tcMar>
              <w:top w:w="100" w:type="dxa"/>
              <w:left w:w="100" w:type="dxa"/>
              <w:bottom w:w="100" w:type="dxa"/>
              <w:right w:w="100" w:type="dxa"/>
            </w:tcMar>
          </w:tcPr>
          <w:p w14:paraId="059B7F2F" w14:textId="77777777" w:rsidR="00AE7885" w:rsidRPr="00E9315E" w:rsidRDefault="008B0432" w:rsidP="00E9315E">
            <w:pPr>
              <w:widowControl w:val="0"/>
              <w:spacing w:line="360" w:lineRule="auto"/>
              <w:rPr>
                <w:rFonts w:ascii="Times New Roman" w:hAnsi="Times New Roman" w:cs="Times New Roman"/>
                <w:sz w:val="26"/>
                <w:szCs w:val="26"/>
              </w:rPr>
            </w:pPr>
            <w:r w:rsidRPr="00E9315E">
              <w:rPr>
                <w:rFonts w:ascii="Times New Roman" w:hAnsi="Times New Roman" w:cs="Times New Roman"/>
                <w:sz w:val="26"/>
                <w:szCs w:val="26"/>
              </w:rPr>
              <w:t>Người dùng đã đăng nhập thành công hoặc không thành công.</w:t>
            </w:r>
          </w:p>
        </w:tc>
      </w:tr>
      <w:tr w:rsidR="00AE7885" w:rsidRPr="00E9315E" w14:paraId="7C986507" w14:textId="77777777">
        <w:tc>
          <w:tcPr>
            <w:tcW w:w="1980" w:type="dxa"/>
            <w:shd w:val="clear" w:color="auto" w:fill="auto"/>
            <w:tcMar>
              <w:top w:w="100" w:type="dxa"/>
              <w:left w:w="100" w:type="dxa"/>
              <w:bottom w:w="100" w:type="dxa"/>
              <w:right w:w="100" w:type="dxa"/>
            </w:tcMar>
          </w:tcPr>
          <w:p w14:paraId="56EDF247" w14:textId="77777777" w:rsidR="00AE7885" w:rsidRPr="00E9315E" w:rsidRDefault="008B0432" w:rsidP="00E9315E">
            <w:pPr>
              <w:widowControl w:val="0"/>
              <w:spacing w:line="360" w:lineRule="auto"/>
              <w:rPr>
                <w:rFonts w:ascii="Times New Roman" w:hAnsi="Times New Roman" w:cs="Times New Roman"/>
                <w:b/>
                <w:sz w:val="26"/>
                <w:szCs w:val="26"/>
              </w:rPr>
            </w:pPr>
            <w:r w:rsidRPr="00E9315E">
              <w:rPr>
                <w:rFonts w:ascii="Times New Roman" w:hAnsi="Times New Roman" w:cs="Times New Roman"/>
                <w:b/>
                <w:sz w:val="26"/>
                <w:szCs w:val="26"/>
              </w:rPr>
              <w:t>Luồng cơ bản</w:t>
            </w:r>
          </w:p>
        </w:tc>
        <w:tc>
          <w:tcPr>
            <w:tcW w:w="7020" w:type="dxa"/>
            <w:shd w:val="clear" w:color="auto" w:fill="auto"/>
            <w:tcMar>
              <w:top w:w="100" w:type="dxa"/>
              <w:left w:w="100" w:type="dxa"/>
              <w:bottom w:w="100" w:type="dxa"/>
              <w:right w:w="100" w:type="dxa"/>
            </w:tcMar>
          </w:tcPr>
          <w:p w14:paraId="0174768C" w14:textId="77777777" w:rsidR="00AE7885" w:rsidRPr="00E9315E" w:rsidRDefault="008B0432" w:rsidP="00E9315E">
            <w:pPr>
              <w:widowControl w:val="0"/>
              <w:numPr>
                <w:ilvl w:val="0"/>
                <w:numId w:val="30"/>
              </w:numPr>
              <w:spacing w:line="360" w:lineRule="auto"/>
              <w:rPr>
                <w:rFonts w:ascii="Times New Roman" w:hAnsi="Times New Roman" w:cs="Times New Roman"/>
                <w:sz w:val="26"/>
                <w:szCs w:val="26"/>
              </w:rPr>
            </w:pPr>
            <w:r w:rsidRPr="00E9315E">
              <w:rPr>
                <w:rFonts w:ascii="Times New Roman" w:hAnsi="Times New Roman" w:cs="Times New Roman"/>
                <w:sz w:val="26"/>
                <w:szCs w:val="26"/>
              </w:rPr>
              <w:t>Người dùng truy cập màn hình đăng nhập của hệ thống</w:t>
            </w:r>
          </w:p>
          <w:p w14:paraId="6BF489C9" w14:textId="77777777" w:rsidR="00AE7885" w:rsidRPr="00E9315E" w:rsidRDefault="008B0432" w:rsidP="00E9315E">
            <w:pPr>
              <w:widowControl w:val="0"/>
              <w:numPr>
                <w:ilvl w:val="0"/>
                <w:numId w:val="30"/>
              </w:numPr>
              <w:spacing w:line="360" w:lineRule="auto"/>
              <w:rPr>
                <w:rFonts w:ascii="Times New Roman" w:hAnsi="Times New Roman" w:cs="Times New Roman"/>
                <w:sz w:val="26"/>
                <w:szCs w:val="26"/>
              </w:rPr>
            </w:pPr>
            <w:r w:rsidRPr="00E9315E">
              <w:rPr>
                <w:rFonts w:ascii="Times New Roman" w:hAnsi="Times New Roman" w:cs="Times New Roman"/>
                <w:sz w:val="26"/>
                <w:szCs w:val="26"/>
              </w:rPr>
              <w:t>Người dùng nhập tên đăng nhập và mật khẩu của họ</w:t>
            </w:r>
          </w:p>
          <w:p w14:paraId="1F56D551" w14:textId="77777777" w:rsidR="00AE7885" w:rsidRPr="00E9315E" w:rsidRDefault="008B0432" w:rsidP="00E9315E">
            <w:pPr>
              <w:widowControl w:val="0"/>
              <w:numPr>
                <w:ilvl w:val="0"/>
                <w:numId w:val="30"/>
              </w:numPr>
              <w:spacing w:line="360" w:lineRule="auto"/>
              <w:rPr>
                <w:rFonts w:ascii="Times New Roman" w:hAnsi="Times New Roman" w:cs="Times New Roman"/>
                <w:sz w:val="26"/>
                <w:szCs w:val="26"/>
              </w:rPr>
            </w:pPr>
            <w:r w:rsidRPr="00E9315E">
              <w:rPr>
                <w:rFonts w:ascii="Times New Roman" w:hAnsi="Times New Roman" w:cs="Times New Roman"/>
                <w:sz w:val="26"/>
                <w:szCs w:val="26"/>
              </w:rPr>
              <w:t>Người dùng nhấn nút "Đăng nhập"</w:t>
            </w:r>
          </w:p>
          <w:p w14:paraId="614235A7" w14:textId="77777777" w:rsidR="00AE7885" w:rsidRPr="00E9315E" w:rsidRDefault="008B0432" w:rsidP="00E9315E">
            <w:pPr>
              <w:widowControl w:val="0"/>
              <w:numPr>
                <w:ilvl w:val="0"/>
                <w:numId w:val="30"/>
              </w:numPr>
              <w:spacing w:line="360" w:lineRule="auto"/>
              <w:rPr>
                <w:rFonts w:ascii="Times New Roman" w:hAnsi="Times New Roman" w:cs="Times New Roman"/>
                <w:sz w:val="26"/>
                <w:szCs w:val="26"/>
              </w:rPr>
            </w:pPr>
            <w:r w:rsidRPr="00E9315E">
              <w:rPr>
                <w:rFonts w:ascii="Times New Roman" w:hAnsi="Times New Roman" w:cs="Times New Roman"/>
                <w:sz w:val="26"/>
                <w:szCs w:val="26"/>
              </w:rPr>
              <w:t>Hệ thống kiểm tra tên đăng nhập và mật khẩu</w:t>
            </w:r>
          </w:p>
          <w:p w14:paraId="44112E78" w14:textId="77777777" w:rsidR="00AE7885" w:rsidRPr="00E9315E" w:rsidRDefault="008B0432" w:rsidP="00E9315E">
            <w:pPr>
              <w:widowControl w:val="0"/>
              <w:numPr>
                <w:ilvl w:val="0"/>
                <w:numId w:val="30"/>
              </w:numPr>
              <w:spacing w:line="360" w:lineRule="auto"/>
              <w:rPr>
                <w:rFonts w:ascii="Times New Roman" w:hAnsi="Times New Roman" w:cs="Times New Roman"/>
                <w:sz w:val="26"/>
                <w:szCs w:val="26"/>
              </w:rPr>
            </w:pPr>
            <w:r w:rsidRPr="00E9315E">
              <w:rPr>
                <w:rFonts w:ascii="Times New Roman" w:hAnsi="Times New Roman" w:cs="Times New Roman"/>
                <w:sz w:val="26"/>
                <w:szCs w:val="26"/>
              </w:rPr>
              <w:t>Nếu thông tin đăng nhập chính xác, hệ thống cho phép người dùng truy cập vào tài khoản của họ và chuyển tới màn hình chính của vai trò của họ ( Giảng viên, hoặc Sinh viên.</w:t>
            </w:r>
          </w:p>
          <w:p w14:paraId="62309386" w14:textId="77777777" w:rsidR="00AE7885" w:rsidRPr="00E9315E" w:rsidRDefault="00AE7885" w:rsidP="00E9315E">
            <w:pPr>
              <w:widowControl w:val="0"/>
              <w:spacing w:line="360" w:lineRule="auto"/>
              <w:rPr>
                <w:rFonts w:ascii="Times New Roman" w:hAnsi="Times New Roman" w:cs="Times New Roman"/>
                <w:sz w:val="26"/>
                <w:szCs w:val="26"/>
              </w:rPr>
            </w:pPr>
          </w:p>
        </w:tc>
      </w:tr>
      <w:tr w:rsidR="00AE7885" w:rsidRPr="00E9315E" w14:paraId="1EDC5806" w14:textId="77777777">
        <w:tc>
          <w:tcPr>
            <w:tcW w:w="1980" w:type="dxa"/>
            <w:shd w:val="clear" w:color="auto" w:fill="auto"/>
            <w:tcMar>
              <w:top w:w="100" w:type="dxa"/>
              <w:left w:w="100" w:type="dxa"/>
              <w:bottom w:w="100" w:type="dxa"/>
              <w:right w:w="100" w:type="dxa"/>
            </w:tcMar>
          </w:tcPr>
          <w:p w14:paraId="7D68A637" w14:textId="77777777" w:rsidR="00AE7885" w:rsidRPr="00E9315E" w:rsidRDefault="008B0432" w:rsidP="00E9315E">
            <w:pPr>
              <w:widowControl w:val="0"/>
              <w:spacing w:line="360" w:lineRule="auto"/>
              <w:rPr>
                <w:rFonts w:ascii="Times New Roman" w:hAnsi="Times New Roman" w:cs="Times New Roman"/>
                <w:b/>
                <w:sz w:val="26"/>
                <w:szCs w:val="26"/>
              </w:rPr>
            </w:pPr>
            <w:r w:rsidRPr="00E9315E">
              <w:rPr>
                <w:rFonts w:ascii="Times New Roman" w:hAnsi="Times New Roman" w:cs="Times New Roman"/>
                <w:b/>
                <w:sz w:val="26"/>
                <w:szCs w:val="26"/>
              </w:rPr>
              <w:t>Luồng ngoại lệ</w:t>
            </w:r>
          </w:p>
        </w:tc>
        <w:tc>
          <w:tcPr>
            <w:tcW w:w="7020" w:type="dxa"/>
            <w:shd w:val="clear" w:color="auto" w:fill="auto"/>
            <w:tcMar>
              <w:top w:w="100" w:type="dxa"/>
              <w:left w:w="100" w:type="dxa"/>
              <w:bottom w:w="100" w:type="dxa"/>
              <w:right w:w="100" w:type="dxa"/>
            </w:tcMar>
          </w:tcPr>
          <w:p w14:paraId="32BD82BE" w14:textId="77777777" w:rsidR="00AE7885" w:rsidRPr="00E9315E" w:rsidRDefault="008B0432" w:rsidP="00E9315E">
            <w:pPr>
              <w:widowControl w:val="0"/>
              <w:numPr>
                <w:ilvl w:val="0"/>
                <w:numId w:val="17"/>
              </w:numPr>
              <w:spacing w:line="360" w:lineRule="auto"/>
              <w:rPr>
                <w:rFonts w:ascii="Times New Roman" w:hAnsi="Times New Roman" w:cs="Times New Roman"/>
                <w:sz w:val="26"/>
                <w:szCs w:val="26"/>
              </w:rPr>
            </w:pPr>
            <w:r w:rsidRPr="00E9315E">
              <w:rPr>
                <w:rFonts w:ascii="Times New Roman" w:hAnsi="Times New Roman" w:cs="Times New Roman"/>
                <w:sz w:val="26"/>
                <w:szCs w:val="26"/>
              </w:rPr>
              <w:t xml:space="preserve"> Nếu thông tin đăng nhập không chính xác (tên đăng nhập hoặc mật khẩu sai), hệ thống hiển thị thông báo lỗi và yêu </w:t>
            </w:r>
            <w:r w:rsidRPr="00E9315E">
              <w:rPr>
                <w:rFonts w:ascii="Times New Roman" w:hAnsi="Times New Roman" w:cs="Times New Roman"/>
                <w:sz w:val="26"/>
                <w:szCs w:val="26"/>
              </w:rPr>
              <w:lastRenderedPageBreak/>
              <w:t>cầu người dùng nhập lại thông tin đăng nhập.</w:t>
            </w:r>
          </w:p>
          <w:p w14:paraId="2B4D891E" w14:textId="77777777" w:rsidR="00AE7885" w:rsidRPr="00E9315E" w:rsidRDefault="008B0432" w:rsidP="00E9315E">
            <w:pPr>
              <w:widowControl w:val="0"/>
              <w:numPr>
                <w:ilvl w:val="0"/>
                <w:numId w:val="17"/>
              </w:numPr>
              <w:spacing w:line="360" w:lineRule="auto"/>
              <w:rPr>
                <w:rFonts w:ascii="Times New Roman" w:hAnsi="Times New Roman" w:cs="Times New Roman"/>
                <w:sz w:val="26"/>
                <w:szCs w:val="26"/>
              </w:rPr>
            </w:pPr>
            <w:r w:rsidRPr="00E9315E">
              <w:rPr>
                <w:rFonts w:ascii="Times New Roman" w:hAnsi="Times New Roman" w:cs="Times New Roman"/>
                <w:sz w:val="26"/>
                <w:szCs w:val="26"/>
              </w:rPr>
              <w:t>Nếu người dùng quên mật khẩu, họ có thể nhấn vào liên kết "Quên mật khẩu."</w:t>
            </w:r>
          </w:p>
          <w:p w14:paraId="5892126C" w14:textId="77777777" w:rsidR="00AE7885" w:rsidRPr="00E9315E" w:rsidRDefault="008B0432" w:rsidP="00E9315E">
            <w:pPr>
              <w:widowControl w:val="0"/>
              <w:numPr>
                <w:ilvl w:val="0"/>
                <w:numId w:val="17"/>
              </w:numPr>
              <w:spacing w:line="360" w:lineRule="auto"/>
              <w:rPr>
                <w:rFonts w:ascii="Times New Roman" w:hAnsi="Times New Roman" w:cs="Times New Roman"/>
                <w:sz w:val="26"/>
                <w:szCs w:val="26"/>
              </w:rPr>
            </w:pPr>
            <w:r w:rsidRPr="00E9315E">
              <w:rPr>
                <w:rFonts w:ascii="Times New Roman" w:hAnsi="Times New Roman" w:cs="Times New Roman"/>
                <w:sz w:val="26"/>
                <w:szCs w:val="26"/>
              </w:rPr>
              <w:t>Hệ thống chuyển họ tới màn hình khôi phục mật khẩu.</w:t>
            </w:r>
          </w:p>
          <w:p w14:paraId="76D9A0DB" w14:textId="77777777" w:rsidR="00AE7885" w:rsidRPr="00E9315E" w:rsidRDefault="008B0432" w:rsidP="00E9315E">
            <w:pPr>
              <w:widowControl w:val="0"/>
              <w:numPr>
                <w:ilvl w:val="0"/>
                <w:numId w:val="17"/>
              </w:numPr>
              <w:spacing w:line="360" w:lineRule="auto"/>
              <w:rPr>
                <w:rFonts w:ascii="Times New Roman" w:hAnsi="Times New Roman" w:cs="Times New Roman"/>
                <w:sz w:val="26"/>
                <w:szCs w:val="26"/>
              </w:rPr>
            </w:pPr>
            <w:r w:rsidRPr="00E9315E">
              <w:rPr>
                <w:rFonts w:ascii="Times New Roman" w:hAnsi="Times New Roman" w:cs="Times New Roman"/>
                <w:sz w:val="26"/>
                <w:szCs w:val="26"/>
              </w:rPr>
              <w:t>Người dùng cung cấp địa chỉ email đã đăng ký và yêu cầu hệ thống gửi một liên kết để đặt lại mật khẩu.</w:t>
            </w:r>
          </w:p>
          <w:p w14:paraId="15FCF9C8" w14:textId="77777777" w:rsidR="00AE7885" w:rsidRPr="00E9315E" w:rsidRDefault="008B0432" w:rsidP="00E9315E">
            <w:pPr>
              <w:widowControl w:val="0"/>
              <w:numPr>
                <w:ilvl w:val="0"/>
                <w:numId w:val="17"/>
              </w:numPr>
              <w:spacing w:line="360" w:lineRule="auto"/>
              <w:rPr>
                <w:rFonts w:ascii="Times New Roman" w:hAnsi="Times New Roman" w:cs="Times New Roman"/>
                <w:sz w:val="26"/>
                <w:szCs w:val="26"/>
              </w:rPr>
            </w:pPr>
            <w:r w:rsidRPr="00E9315E">
              <w:rPr>
                <w:rFonts w:ascii="Times New Roman" w:hAnsi="Times New Roman" w:cs="Times New Roman"/>
                <w:sz w:val="26"/>
                <w:szCs w:val="26"/>
              </w:rPr>
              <w:t xml:space="preserve"> Hệ thống gửi email chứa mật khẩu mới tới địa chỉ email đã cung cấp.</w:t>
            </w:r>
          </w:p>
          <w:p w14:paraId="250729D3" w14:textId="77777777" w:rsidR="00AE7885" w:rsidRPr="00E9315E" w:rsidRDefault="008B0432" w:rsidP="00E9315E">
            <w:pPr>
              <w:widowControl w:val="0"/>
              <w:numPr>
                <w:ilvl w:val="0"/>
                <w:numId w:val="17"/>
              </w:numPr>
              <w:spacing w:line="360" w:lineRule="auto"/>
              <w:rPr>
                <w:rFonts w:ascii="Times New Roman" w:hAnsi="Times New Roman" w:cs="Times New Roman"/>
                <w:sz w:val="26"/>
                <w:szCs w:val="26"/>
              </w:rPr>
            </w:pPr>
            <w:r w:rsidRPr="00E9315E">
              <w:rPr>
                <w:rFonts w:ascii="Times New Roman" w:hAnsi="Times New Roman" w:cs="Times New Roman"/>
                <w:sz w:val="26"/>
                <w:szCs w:val="26"/>
              </w:rPr>
              <w:t>Người dùng sau đó có thể sử dụng mật khẩu mới để đăng nhập lại vào hệ thống.</w:t>
            </w:r>
          </w:p>
        </w:tc>
      </w:tr>
    </w:tbl>
    <w:p w14:paraId="0629A5E4" w14:textId="77777777" w:rsidR="00AE7885" w:rsidRPr="00E9315E" w:rsidRDefault="008B0432" w:rsidP="00E9315E">
      <w:pPr>
        <w:pStyle w:val="Heading3"/>
        <w:spacing w:line="360" w:lineRule="auto"/>
        <w:rPr>
          <w:rFonts w:ascii="Times New Roman" w:hAnsi="Times New Roman" w:cs="Times New Roman"/>
          <w:b/>
          <w:color w:val="auto"/>
          <w:sz w:val="26"/>
          <w:szCs w:val="26"/>
        </w:rPr>
      </w:pPr>
      <w:bookmarkStart w:id="65" w:name="_iquychqcf5bk" w:colFirst="0" w:colLast="0"/>
      <w:bookmarkStart w:id="66" w:name="_Toc150318073"/>
      <w:bookmarkEnd w:id="65"/>
      <w:r w:rsidRPr="00E9315E">
        <w:rPr>
          <w:rFonts w:ascii="Times New Roman" w:hAnsi="Times New Roman" w:cs="Times New Roman"/>
          <w:b/>
          <w:color w:val="auto"/>
          <w:sz w:val="26"/>
          <w:szCs w:val="26"/>
        </w:rPr>
        <w:lastRenderedPageBreak/>
        <w:t>2.3.2 Đăng ký đồ án</w:t>
      </w:r>
      <w:bookmarkEnd w:id="66"/>
    </w:p>
    <w:p w14:paraId="06CDC8CA" w14:textId="77777777" w:rsidR="00AE7885" w:rsidRPr="00E9315E" w:rsidRDefault="00AE7885" w:rsidP="00E9315E">
      <w:pPr>
        <w:spacing w:line="360" w:lineRule="auto"/>
        <w:rPr>
          <w:rFonts w:ascii="Times New Roman" w:hAnsi="Times New Roman" w:cs="Times New Roman"/>
          <w:sz w:val="26"/>
          <w:szCs w:val="26"/>
        </w:rPr>
      </w:pPr>
    </w:p>
    <w:tbl>
      <w:tblPr>
        <w:tblStyle w:val="a4"/>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7020"/>
      </w:tblGrid>
      <w:tr w:rsidR="00AE7885" w:rsidRPr="00E9315E" w14:paraId="2881F67C" w14:textId="77777777">
        <w:tc>
          <w:tcPr>
            <w:tcW w:w="1980" w:type="dxa"/>
            <w:shd w:val="clear" w:color="auto" w:fill="auto"/>
            <w:tcMar>
              <w:top w:w="100" w:type="dxa"/>
              <w:left w:w="100" w:type="dxa"/>
              <w:bottom w:w="100" w:type="dxa"/>
              <w:right w:w="100" w:type="dxa"/>
            </w:tcMar>
          </w:tcPr>
          <w:p w14:paraId="1F9CA043" w14:textId="77777777" w:rsidR="00AE7885" w:rsidRPr="00E9315E" w:rsidRDefault="008B0432" w:rsidP="00E9315E">
            <w:pPr>
              <w:widowControl w:val="0"/>
              <w:spacing w:line="360" w:lineRule="auto"/>
              <w:rPr>
                <w:rFonts w:ascii="Times New Roman" w:hAnsi="Times New Roman" w:cs="Times New Roman"/>
                <w:b/>
                <w:sz w:val="26"/>
                <w:szCs w:val="26"/>
              </w:rPr>
            </w:pPr>
            <w:r w:rsidRPr="00E9315E">
              <w:rPr>
                <w:rFonts w:ascii="Times New Roman" w:hAnsi="Times New Roman" w:cs="Times New Roman"/>
                <w:b/>
                <w:sz w:val="26"/>
                <w:szCs w:val="26"/>
              </w:rPr>
              <w:t xml:space="preserve">Tên Use Case </w:t>
            </w:r>
          </w:p>
        </w:tc>
        <w:tc>
          <w:tcPr>
            <w:tcW w:w="7020" w:type="dxa"/>
            <w:shd w:val="clear" w:color="auto" w:fill="auto"/>
            <w:tcMar>
              <w:top w:w="100" w:type="dxa"/>
              <w:left w:w="100" w:type="dxa"/>
              <w:bottom w:w="100" w:type="dxa"/>
              <w:right w:w="100" w:type="dxa"/>
            </w:tcMar>
          </w:tcPr>
          <w:p w14:paraId="56BCEAA1" w14:textId="77777777" w:rsidR="00AE7885" w:rsidRPr="00E9315E" w:rsidRDefault="008B0432" w:rsidP="00E9315E">
            <w:pPr>
              <w:widowControl w:val="0"/>
              <w:spacing w:line="360" w:lineRule="auto"/>
              <w:rPr>
                <w:rFonts w:ascii="Times New Roman" w:hAnsi="Times New Roman" w:cs="Times New Roman"/>
                <w:sz w:val="26"/>
                <w:szCs w:val="26"/>
              </w:rPr>
            </w:pPr>
            <w:r w:rsidRPr="00E9315E">
              <w:rPr>
                <w:rFonts w:ascii="Times New Roman" w:hAnsi="Times New Roman" w:cs="Times New Roman"/>
                <w:sz w:val="26"/>
                <w:szCs w:val="26"/>
              </w:rPr>
              <w:t>Đăng ký đồ án</w:t>
            </w:r>
          </w:p>
        </w:tc>
      </w:tr>
      <w:tr w:rsidR="00AE7885" w:rsidRPr="00E9315E" w14:paraId="15D4596E" w14:textId="77777777">
        <w:tc>
          <w:tcPr>
            <w:tcW w:w="1980" w:type="dxa"/>
            <w:shd w:val="clear" w:color="auto" w:fill="auto"/>
            <w:tcMar>
              <w:top w:w="100" w:type="dxa"/>
              <w:left w:w="100" w:type="dxa"/>
              <w:bottom w:w="100" w:type="dxa"/>
              <w:right w:w="100" w:type="dxa"/>
            </w:tcMar>
          </w:tcPr>
          <w:p w14:paraId="1CD9BE47" w14:textId="77777777" w:rsidR="00AE7885" w:rsidRPr="00E9315E" w:rsidRDefault="008B0432" w:rsidP="00E9315E">
            <w:pPr>
              <w:widowControl w:val="0"/>
              <w:spacing w:line="360" w:lineRule="auto"/>
              <w:rPr>
                <w:rFonts w:ascii="Times New Roman" w:hAnsi="Times New Roman" w:cs="Times New Roman"/>
                <w:b/>
                <w:sz w:val="26"/>
                <w:szCs w:val="26"/>
              </w:rPr>
            </w:pPr>
            <w:r w:rsidRPr="00E9315E">
              <w:rPr>
                <w:rFonts w:ascii="Times New Roman" w:hAnsi="Times New Roman" w:cs="Times New Roman"/>
                <w:b/>
                <w:sz w:val="26"/>
                <w:szCs w:val="26"/>
              </w:rPr>
              <w:t>Mô tả</w:t>
            </w:r>
          </w:p>
        </w:tc>
        <w:tc>
          <w:tcPr>
            <w:tcW w:w="7020" w:type="dxa"/>
            <w:shd w:val="clear" w:color="auto" w:fill="auto"/>
            <w:tcMar>
              <w:top w:w="100" w:type="dxa"/>
              <w:left w:w="100" w:type="dxa"/>
              <w:bottom w:w="100" w:type="dxa"/>
              <w:right w:w="100" w:type="dxa"/>
            </w:tcMar>
          </w:tcPr>
          <w:p w14:paraId="68656B5A" w14:textId="77777777" w:rsidR="00AE7885" w:rsidRPr="00E9315E" w:rsidRDefault="008B0432" w:rsidP="00E9315E">
            <w:pPr>
              <w:widowControl w:val="0"/>
              <w:spacing w:line="360" w:lineRule="auto"/>
              <w:rPr>
                <w:rFonts w:ascii="Times New Roman" w:hAnsi="Times New Roman" w:cs="Times New Roman"/>
                <w:sz w:val="26"/>
                <w:szCs w:val="26"/>
              </w:rPr>
            </w:pPr>
            <w:r w:rsidRPr="00E9315E">
              <w:rPr>
                <w:rFonts w:ascii="Times New Roman" w:hAnsi="Times New Roman" w:cs="Times New Roman"/>
                <w:sz w:val="26"/>
                <w:szCs w:val="26"/>
              </w:rPr>
              <w:t>Use Case này mô tả quá trình đăng ký đồ án của Sinh viên trong hệ thống quản lý đăng ký và phân công đồ án cơ sở/đồ án liên ngành.</w:t>
            </w:r>
          </w:p>
        </w:tc>
      </w:tr>
      <w:tr w:rsidR="00AE7885" w:rsidRPr="00E9315E" w14:paraId="44DA6067" w14:textId="77777777">
        <w:tc>
          <w:tcPr>
            <w:tcW w:w="1980" w:type="dxa"/>
            <w:shd w:val="clear" w:color="auto" w:fill="auto"/>
            <w:tcMar>
              <w:top w:w="100" w:type="dxa"/>
              <w:left w:w="100" w:type="dxa"/>
              <w:bottom w:w="100" w:type="dxa"/>
              <w:right w:w="100" w:type="dxa"/>
            </w:tcMar>
          </w:tcPr>
          <w:p w14:paraId="0E777C7F" w14:textId="77777777" w:rsidR="00AE7885" w:rsidRPr="00E9315E" w:rsidRDefault="008B0432" w:rsidP="00E9315E">
            <w:pPr>
              <w:widowControl w:val="0"/>
              <w:spacing w:line="360" w:lineRule="auto"/>
              <w:rPr>
                <w:rFonts w:ascii="Times New Roman" w:hAnsi="Times New Roman" w:cs="Times New Roman"/>
                <w:b/>
                <w:sz w:val="26"/>
                <w:szCs w:val="26"/>
                <w:highlight w:val="white"/>
              </w:rPr>
            </w:pPr>
            <w:r w:rsidRPr="00E9315E">
              <w:rPr>
                <w:rFonts w:ascii="Times New Roman" w:hAnsi="Times New Roman" w:cs="Times New Roman"/>
                <w:b/>
                <w:sz w:val="26"/>
                <w:szCs w:val="26"/>
                <w:highlight w:val="white"/>
              </w:rPr>
              <w:t>Tác nhân</w:t>
            </w:r>
          </w:p>
        </w:tc>
        <w:tc>
          <w:tcPr>
            <w:tcW w:w="7020" w:type="dxa"/>
            <w:shd w:val="clear" w:color="auto" w:fill="auto"/>
            <w:tcMar>
              <w:top w:w="100" w:type="dxa"/>
              <w:left w:w="100" w:type="dxa"/>
              <w:bottom w:w="100" w:type="dxa"/>
              <w:right w:w="100" w:type="dxa"/>
            </w:tcMar>
          </w:tcPr>
          <w:p w14:paraId="18EFDC12" w14:textId="77777777" w:rsidR="00AE7885" w:rsidRPr="00E9315E" w:rsidRDefault="008B0432" w:rsidP="00E9315E">
            <w:pPr>
              <w:widowControl w:val="0"/>
              <w:spacing w:line="360" w:lineRule="auto"/>
              <w:rPr>
                <w:rFonts w:ascii="Times New Roman" w:hAnsi="Times New Roman" w:cs="Times New Roman"/>
                <w:sz w:val="26"/>
                <w:szCs w:val="26"/>
              </w:rPr>
            </w:pPr>
            <w:r w:rsidRPr="00E9315E">
              <w:rPr>
                <w:rFonts w:ascii="Times New Roman" w:hAnsi="Times New Roman" w:cs="Times New Roman"/>
                <w:sz w:val="26"/>
                <w:szCs w:val="26"/>
              </w:rPr>
              <w:t>Sinh viên</w:t>
            </w:r>
          </w:p>
        </w:tc>
      </w:tr>
      <w:tr w:rsidR="00AE7885" w:rsidRPr="00E9315E" w14:paraId="48B266CF" w14:textId="77777777">
        <w:tc>
          <w:tcPr>
            <w:tcW w:w="1980" w:type="dxa"/>
            <w:shd w:val="clear" w:color="auto" w:fill="auto"/>
            <w:tcMar>
              <w:top w:w="100" w:type="dxa"/>
              <w:left w:w="100" w:type="dxa"/>
              <w:bottom w:w="100" w:type="dxa"/>
              <w:right w:w="100" w:type="dxa"/>
            </w:tcMar>
          </w:tcPr>
          <w:p w14:paraId="08B11C4C" w14:textId="77777777" w:rsidR="00AE7885" w:rsidRPr="00E9315E" w:rsidRDefault="008B0432" w:rsidP="00E9315E">
            <w:pPr>
              <w:widowControl w:val="0"/>
              <w:spacing w:line="360" w:lineRule="auto"/>
              <w:rPr>
                <w:rFonts w:ascii="Times New Roman" w:hAnsi="Times New Roman" w:cs="Times New Roman"/>
                <w:b/>
                <w:sz w:val="26"/>
                <w:szCs w:val="26"/>
              </w:rPr>
            </w:pPr>
            <w:r w:rsidRPr="00E9315E">
              <w:rPr>
                <w:rFonts w:ascii="Times New Roman" w:hAnsi="Times New Roman" w:cs="Times New Roman"/>
                <w:b/>
                <w:sz w:val="26"/>
                <w:szCs w:val="26"/>
              </w:rPr>
              <w:t>Tiền điều kiện</w:t>
            </w:r>
          </w:p>
        </w:tc>
        <w:tc>
          <w:tcPr>
            <w:tcW w:w="7020" w:type="dxa"/>
            <w:shd w:val="clear" w:color="auto" w:fill="auto"/>
            <w:tcMar>
              <w:top w:w="100" w:type="dxa"/>
              <w:left w:w="100" w:type="dxa"/>
              <w:bottom w:w="100" w:type="dxa"/>
              <w:right w:w="100" w:type="dxa"/>
            </w:tcMar>
          </w:tcPr>
          <w:p w14:paraId="0D975106" w14:textId="77777777" w:rsidR="00AE7885" w:rsidRPr="00E9315E" w:rsidRDefault="008B0432" w:rsidP="00E9315E">
            <w:pPr>
              <w:widowControl w:val="0"/>
              <w:numPr>
                <w:ilvl w:val="0"/>
                <w:numId w:val="4"/>
              </w:numPr>
              <w:spacing w:before="120" w:line="360" w:lineRule="auto"/>
              <w:rPr>
                <w:rFonts w:ascii="Times New Roman" w:hAnsi="Times New Roman" w:cs="Times New Roman"/>
                <w:sz w:val="26"/>
                <w:szCs w:val="26"/>
              </w:rPr>
            </w:pPr>
            <w:r w:rsidRPr="00E9315E">
              <w:rPr>
                <w:rFonts w:ascii="Times New Roman" w:hAnsi="Times New Roman" w:cs="Times New Roman"/>
                <w:sz w:val="26"/>
                <w:szCs w:val="26"/>
              </w:rPr>
              <w:t>Sinh viên đã đăng nhập vào hệ thống.</w:t>
            </w:r>
          </w:p>
          <w:p w14:paraId="010C1C9D" w14:textId="77777777" w:rsidR="00AE7885" w:rsidRPr="00E9315E" w:rsidRDefault="008B0432" w:rsidP="00E9315E">
            <w:pPr>
              <w:widowControl w:val="0"/>
              <w:numPr>
                <w:ilvl w:val="0"/>
                <w:numId w:val="4"/>
              </w:numPr>
              <w:spacing w:line="360" w:lineRule="auto"/>
              <w:rPr>
                <w:rFonts w:ascii="Times New Roman" w:hAnsi="Times New Roman" w:cs="Times New Roman"/>
                <w:sz w:val="26"/>
                <w:szCs w:val="26"/>
              </w:rPr>
            </w:pPr>
            <w:r w:rsidRPr="00E9315E">
              <w:rPr>
                <w:rFonts w:ascii="Times New Roman" w:hAnsi="Times New Roman" w:cs="Times New Roman"/>
                <w:sz w:val="26"/>
                <w:szCs w:val="26"/>
              </w:rPr>
              <w:t>Danh sách đồ án và thông tin liên quan đã được cập nhật trong hệ thống.</w:t>
            </w:r>
          </w:p>
        </w:tc>
      </w:tr>
      <w:tr w:rsidR="00AE7885" w:rsidRPr="00E9315E" w14:paraId="52A1A155" w14:textId="77777777">
        <w:tc>
          <w:tcPr>
            <w:tcW w:w="1980" w:type="dxa"/>
            <w:shd w:val="clear" w:color="auto" w:fill="auto"/>
            <w:tcMar>
              <w:top w:w="100" w:type="dxa"/>
              <w:left w:w="100" w:type="dxa"/>
              <w:bottom w:w="100" w:type="dxa"/>
              <w:right w:w="100" w:type="dxa"/>
            </w:tcMar>
          </w:tcPr>
          <w:p w14:paraId="7F1F00BE" w14:textId="77777777" w:rsidR="00AE7885" w:rsidRPr="00E9315E" w:rsidRDefault="008B0432" w:rsidP="00E9315E">
            <w:pPr>
              <w:widowControl w:val="0"/>
              <w:spacing w:line="360" w:lineRule="auto"/>
              <w:rPr>
                <w:rFonts w:ascii="Times New Roman" w:hAnsi="Times New Roman" w:cs="Times New Roman"/>
                <w:b/>
                <w:sz w:val="26"/>
                <w:szCs w:val="26"/>
              </w:rPr>
            </w:pPr>
            <w:r w:rsidRPr="00E9315E">
              <w:rPr>
                <w:rFonts w:ascii="Times New Roman" w:hAnsi="Times New Roman" w:cs="Times New Roman"/>
                <w:b/>
                <w:sz w:val="26"/>
                <w:szCs w:val="26"/>
                <w:highlight w:val="white"/>
              </w:rPr>
              <w:t>Hậu điều kiện</w:t>
            </w:r>
          </w:p>
        </w:tc>
        <w:tc>
          <w:tcPr>
            <w:tcW w:w="7020" w:type="dxa"/>
            <w:shd w:val="clear" w:color="auto" w:fill="auto"/>
            <w:tcMar>
              <w:top w:w="100" w:type="dxa"/>
              <w:left w:w="100" w:type="dxa"/>
              <w:bottom w:w="100" w:type="dxa"/>
              <w:right w:w="100" w:type="dxa"/>
            </w:tcMar>
          </w:tcPr>
          <w:p w14:paraId="636C73C1" w14:textId="77777777" w:rsidR="00AE7885" w:rsidRPr="00E9315E" w:rsidRDefault="008B0432" w:rsidP="00E9315E">
            <w:pPr>
              <w:widowControl w:val="0"/>
              <w:spacing w:line="360" w:lineRule="auto"/>
              <w:rPr>
                <w:rFonts w:ascii="Times New Roman" w:hAnsi="Times New Roman" w:cs="Times New Roman"/>
                <w:sz w:val="26"/>
                <w:szCs w:val="26"/>
              </w:rPr>
            </w:pPr>
            <w:r w:rsidRPr="00E9315E">
              <w:rPr>
                <w:rFonts w:ascii="Times New Roman" w:hAnsi="Times New Roman" w:cs="Times New Roman"/>
                <w:sz w:val="26"/>
                <w:szCs w:val="26"/>
              </w:rPr>
              <w:t>Sinh viên đã đăng ký cho đồ án và thông tin liên quan đã được cập nhật trong hệ thống.</w:t>
            </w:r>
          </w:p>
        </w:tc>
      </w:tr>
      <w:tr w:rsidR="00AE7885" w:rsidRPr="00E9315E" w14:paraId="5FCB075A" w14:textId="77777777">
        <w:tc>
          <w:tcPr>
            <w:tcW w:w="1980" w:type="dxa"/>
            <w:shd w:val="clear" w:color="auto" w:fill="auto"/>
            <w:tcMar>
              <w:top w:w="100" w:type="dxa"/>
              <w:left w:w="100" w:type="dxa"/>
              <w:bottom w:w="100" w:type="dxa"/>
              <w:right w:w="100" w:type="dxa"/>
            </w:tcMar>
          </w:tcPr>
          <w:p w14:paraId="1DB71B23" w14:textId="77777777" w:rsidR="00AE7885" w:rsidRPr="00E9315E" w:rsidRDefault="008B0432" w:rsidP="00E9315E">
            <w:pPr>
              <w:widowControl w:val="0"/>
              <w:spacing w:line="360" w:lineRule="auto"/>
              <w:rPr>
                <w:rFonts w:ascii="Times New Roman" w:hAnsi="Times New Roman" w:cs="Times New Roman"/>
                <w:b/>
                <w:sz w:val="26"/>
                <w:szCs w:val="26"/>
              </w:rPr>
            </w:pPr>
            <w:r w:rsidRPr="00E9315E">
              <w:rPr>
                <w:rFonts w:ascii="Times New Roman" w:hAnsi="Times New Roman" w:cs="Times New Roman"/>
                <w:b/>
                <w:sz w:val="26"/>
                <w:szCs w:val="26"/>
              </w:rPr>
              <w:t>Luồng cơ bản</w:t>
            </w:r>
          </w:p>
        </w:tc>
        <w:tc>
          <w:tcPr>
            <w:tcW w:w="7020" w:type="dxa"/>
            <w:shd w:val="clear" w:color="auto" w:fill="auto"/>
            <w:tcMar>
              <w:top w:w="100" w:type="dxa"/>
              <w:left w:w="100" w:type="dxa"/>
              <w:bottom w:w="100" w:type="dxa"/>
              <w:right w:w="100" w:type="dxa"/>
            </w:tcMar>
          </w:tcPr>
          <w:p w14:paraId="1498DEB7" w14:textId="77777777" w:rsidR="00AE7885" w:rsidRPr="00E9315E" w:rsidRDefault="008B0432" w:rsidP="00E9315E">
            <w:pPr>
              <w:widowControl w:val="0"/>
              <w:numPr>
                <w:ilvl w:val="0"/>
                <w:numId w:val="19"/>
              </w:numPr>
              <w:spacing w:line="360" w:lineRule="auto"/>
              <w:rPr>
                <w:rFonts w:ascii="Times New Roman" w:hAnsi="Times New Roman" w:cs="Times New Roman"/>
                <w:sz w:val="26"/>
                <w:szCs w:val="26"/>
              </w:rPr>
            </w:pPr>
            <w:r w:rsidRPr="00E9315E">
              <w:rPr>
                <w:rFonts w:ascii="Times New Roman" w:hAnsi="Times New Roman" w:cs="Times New Roman"/>
                <w:sz w:val="26"/>
                <w:szCs w:val="26"/>
              </w:rPr>
              <w:t>Sinh viên đăng nhập vào hệ thống.</w:t>
            </w:r>
          </w:p>
          <w:p w14:paraId="47A4D385" w14:textId="77777777" w:rsidR="00AE7885" w:rsidRPr="00E9315E" w:rsidRDefault="008B0432" w:rsidP="00E9315E">
            <w:pPr>
              <w:widowControl w:val="0"/>
              <w:numPr>
                <w:ilvl w:val="0"/>
                <w:numId w:val="19"/>
              </w:numPr>
              <w:spacing w:line="360" w:lineRule="auto"/>
              <w:rPr>
                <w:rFonts w:ascii="Times New Roman" w:hAnsi="Times New Roman" w:cs="Times New Roman"/>
                <w:sz w:val="26"/>
                <w:szCs w:val="26"/>
              </w:rPr>
            </w:pPr>
            <w:r w:rsidRPr="00E9315E">
              <w:rPr>
                <w:rFonts w:ascii="Times New Roman" w:hAnsi="Times New Roman" w:cs="Times New Roman"/>
                <w:sz w:val="26"/>
                <w:szCs w:val="26"/>
              </w:rPr>
              <w:t>Sinh viên truy cập màn hình đăng ký đồ án.</w:t>
            </w:r>
          </w:p>
          <w:p w14:paraId="19536245" w14:textId="77777777" w:rsidR="00AE7885" w:rsidRPr="00E9315E" w:rsidRDefault="008B0432" w:rsidP="00E9315E">
            <w:pPr>
              <w:widowControl w:val="0"/>
              <w:numPr>
                <w:ilvl w:val="0"/>
                <w:numId w:val="19"/>
              </w:numPr>
              <w:spacing w:line="360" w:lineRule="auto"/>
              <w:rPr>
                <w:rFonts w:ascii="Times New Roman" w:hAnsi="Times New Roman" w:cs="Times New Roman"/>
                <w:sz w:val="26"/>
                <w:szCs w:val="26"/>
              </w:rPr>
            </w:pPr>
            <w:r w:rsidRPr="00E9315E">
              <w:rPr>
                <w:rFonts w:ascii="Times New Roman" w:hAnsi="Times New Roman" w:cs="Times New Roman"/>
                <w:sz w:val="26"/>
                <w:szCs w:val="26"/>
              </w:rPr>
              <w:t>Hệ thống hiển thị danh sách các đồ án có sẵn bao gồm các thông tin sau:</w:t>
            </w:r>
          </w:p>
          <w:p w14:paraId="2EEDB973" w14:textId="77777777" w:rsidR="00AE7885" w:rsidRPr="00E9315E" w:rsidRDefault="008B0432" w:rsidP="00E9315E">
            <w:pPr>
              <w:widowControl w:val="0"/>
              <w:numPr>
                <w:ilvl w:val="0"/>
                <w:numId w:val="3"/>
              </w:numPr>
              <w:spacing w:line="360" w:lineRule="auto"/>
              <w:rPr>
                <w:rFonts w:ascii="Times New Roman" w:hAnsi="Times New Roman" w:cs="Times New Roman"/>
                <w:sz w:val="26"/>
                <w:szCs w:val="26"/>
              </w:rPr>
            </w:pPr>
            <w:r w:rsidRPr="00E9315E">
              <w:rPr>
                <w:rFonts w:ascii="Times New Roman" w:hAnsi="Times New Roman" w:cs="Times New Roman"/>
                <w:sz w:val="26"/>
                <w:szCs w:val="26"/>
              </w:rPr>
              <w:lastRenderedPageBreak/>
              <w:t>Tên đồ án.</w:t>
            </w:r>
          </w:p>
          <w:p w14:paraId="70F03615" w14:textId="77777777" w:rsidR="00AE7885" w:rsidRPr="00E9315E" w:rsidRDefault="008B0432" w:rsidP="00E9315E">
            <w:pPr>
              <w:widowControl w:val="0"/>
              <w:numPr>
                <w:ilvl w:val="0"/>
                <w:numId w:val="3"/>
              </w:numPr>
              <w:spacing w:line="360" w:lineRule="auto"/>
              <w:rPr>
                <w:rFonts w:ascii="Times New Roman" w:hAnsi="Times New Roman" w:cs="Times New Roman"/>
                <w:sz w:val="26"/>
                <w:szCs w:val="26"/>
              </w:rPr>
            </w:pPr>
            <w:r w:rsidRPr="00E9315E">
              <w:rPr>
                <w:rFonts w:ascii="Times New Roman" w:hAnsi="Times New Roman" w:cs="Times New Roman"/>
                <w:sz w:val="26"/>
                <w:szCs w:val="26"/>
              </w:rPr>
              <w:t>Mô tả đồ án.</w:t>
            </w:r>
          </w:p>
          <w:p w14:paraId="4A57C481" w14:textId="77777777" w:rsidR="00AE7885" w:rsidRPr="00E9315E" w:rsidRDefault="008B0432" w:rsidP="00E9315E">
            <w:pPr>
              <w:widowControl w:val="0"/>
              <w:numPr>
                <w:ilvl w:val="0"/>
                <w:numId w:val="3"/>
              </w:numPr>
              <w:spacing w:line="360" w:lineRule="auto"/>
              <w:rPr>
                <w:rFonts w:ascii="Times New Roman" w:hAnsi="Times New Roman" w:cs="Times New Roman"/>
                <w:sz w:val="26"/>
                <w:szCs w:val="26"/>
              </w:rPr>
            </w:pPr>
            <w:r w:rsidRPr="00E9315E">
              <w:rPr>
                <w:rFonts w:ascii="Times New Roman" w:hAnsi="Times New Roman" w:cs="Times New Roman"/>
                <w:sz w:val="26"/>
                <w:szCs w:val="26"/>
              </w:rPr>
              <w:t>Tên giảng viên hướng dẫn (nếu có).</w:t>
            </w:r>
          </w:p>
          <w:p w14:paraId="241A72E4" w14:textId="77777777" w:rsidR="00AE7885" w:rsidRPr="00E9315E" w:rsidRDefault="008B0432" w:rsidP="00E9315E">
            <w:pPr>
              <w:widowControl w:val="0"/>
              <w:numPr>
                <w:ilvl w:val="0"/>
                <w:numId w:val="19"/>
              </w:numPr>
              <w:spacing w:line="360" w:lineRule="auto"/>
              <w:rPr>
                <w:rFonts w:ascii="Times New Roman" w:hAnsi="Times New Roman" w:cs="Times New Roman"/>
                <w:sz w:val="26"/>
                <w:szCs w:val="26"/>
              </w:rPr>
            </w:pPr>
            <w:r w:rsidRPr="00E9315E">
              <w:rPr>
                <w:rFonts w:ascii="Times New Roman" w:hAnsi="Times New Roman" w:cs="Times New Roman"/>
                <w:sz w:val="26"/>
                <w:szCs w:val="26"/>
              </w:rPr>
              <w:t>Sinh viên chọn một đồ án mà họ muốn đăng ký bằng cách nhấp vào đồ án đó.</w:t>
            </w:r>
          </w:p>
          <w:p w14:paraId="25B64921" w14:textId="77777777" w:rsidR="00AE7885" w:rsidRPr="00E9315E" w:rsidRDefault="008B0432" w:rsidP="00E9315E">
            <w:pPr>
              <w:widowControl w:val="0"/>
              <w:numPr>
                <w:ilvl w:val="0"/>
                <w:numId w:val="19"/>
              </w:numPr>
              <w:spacing w:line="360" w:lineRule="auto"/>
              <w:rPr>
                <w:rFonts w:ascii="Times New Roman" w:hAnsi="Times New Roman" w:cs="Times New Roman"/>
                <w:sz w:val="26"/>
                <w:szCs w:val="26"/>
              </w:rPr>
            </w:pPr>
            <w:r w:rsidRPr="00E9315E">
              <w:rPr>
                <w:rFonts w:ascii="Times New Roman" w:hAnsi="Times New Roman" w:cs="Times New Roman"/>
                <w:sz w:val="26"/>
                <w:szCs w:val="26"/>
              </w:rPr>
              <w:t>Hệ thống hiển thị thông tin chi tiết về đồ án, bao gồm mô tả, yêu cầu đặc biệt, và tên giảng viên hướng dẫn (nếu có).</w:t>
            </w:r>
          </w:p>
          <w:p w14:paraId="5D204895" w14:textId="77777777" w:rsidR="00AE7885" w:rsidRPr="00E9315E" w:rsidRDefault="008B0432" w:rsidP="00E9315E">
            <w:pPr>
              <w:widowControl w:val="0"/>
              <w:numPr>
                <w:ilvl w:val="0"/>
                <w:numId w:val="19"/>
              </w:numPr>
              <w:spacing w:line="360" w:lineRule="auto"/>
              <w:rPr>
                <w:rFonts w:ascii="Times New Roman" w:hAnsi="Times New Roman" w:cs="Times New Roman"/>
                <w:sz w:val="26"/>
                <w:szCs w:val="26"/>
              </w:rPr>
            </w:pPr>
            <w:r w:rsidRPr="00E9315E">
              <w:rPr>
                <w:rFonts w:ascii="Times New Roman" w:hAnsi="Times New Roman" w:cs="Times New Roman"/>
                <w:sz w:val="26"/>
                <w:szCs w:val="26"/>
              </w:rPr>
              <w:t>Sinh viên nhấp vào nút "Đăng ký" để xác nhận đăng ký cho đồ án.</w:t>
            </w:r>
          </w:p>
          <w:p w14:paraId="3A8D74EA" w14:textId="77777777" w:rsidR="00AE7885" w:rsidRPr="00E9315E" w:rsidRDefault="008B0432" w:rsidP="00E9315E">
            <w:pPr>
              <w:widowControl w:val="0"/>
              <w:numPr>
                <w:ilvl w:val="0"/>
                <w:numId w:val="19"/>
              </w:numPr>
              <w:spacing w:line="360" w:lineRule="auto"/>
              <w:rPr>
                <w:rFonts w:ascii="Times New Roman" w:hAnsi="Times New Roman" w:cs="Times New Roman"/>
                <w:sz w:val="26"/>
                <w:szCs w:val="26"/>
              </w:rPr>
            </w:pPr>
            <w:r w:rsidRPr="00E9315E">
              <w:rPr>
                <w:rFonts w:ascii="Times New Roman" w:hAnsi="Times New Roman" w:cs="Times New Roman"/>
                <w:sz w:val="26"/>
                <w:szCs w:val="26"/>
              </w:rPr>
              <w:t>Hệ thống ghi nhận đăng ký của sinh viên cho đồ án.</w:t>
            </w:r>
          </w:p>
        </w:tc>
      </w:tr>
      <w:tr w:rsidR="00AE7885" w:rsidRPr="00E9315E" w14:paraId="10E09BF6" w14:textId="77777777">
        <w:tc>
          <w:tcPr>
            <w:tcW w:w="1980" w:type="dxa"/>
            <w:shd w:val="clear" w:color="auto" w:fill="auto"/>
            <w:tcMar>
              <w:top w:w="100" w:type="dxa"/>
              <w:left w:w="100" w:type="dxa"/>
              <w:bottom w:w="100" w:type="dxa"/>
              <w:right w:w="100" w:type="dxa"/>
            </w:tcMar>
          </w:tcPr>
          <w:p w14:paraId="0AE5F971" w14:textId="77777777" w:rsidR="00AE7885" w:rsidRPr="00E9315E" w:rsidRDefault="008B0432" w:rsidP="00E9315E">
            <w:pPr>
              <w:widowControl w:val="0"/>
              <w:spacing w:line="360" w:lineRule="auto"/>
              <w:rPr>
                <w:rFonts w:ascii="Times New Roman" w:hAnsi="Times New Roman" w:cs="Times New Roman"/>
                <w:b/>
                <w:sz w:val="26"/>
                <w:szCs w:val="26"/>
              </w:rPr>
            </w:pPr>
            <w:r w:rsidRPr="00E9315E">
              <w:rPr>
                <w:rFonts w:ascii="Times New Roman" w:hAnsi="Times New Roman" w:cs="Times New Roman"/>
                <w:b/>
                <w:sz w:val="26"/>
                <w:szCs w:val="26"/>
              </w:rPr>
              <w:lastRenderedPageBreak/>
              <w:t>Luồng ngoại lệ</w:t>
            </w:r>
          </w:p>
        </w:tc>
        <w:tc>
          <w:tcPr>
            <w:tcW w:w="7020" w:type="dxa"/>
            <w:shd w:val="clear" w:color="auto" w:fill="auto"/>
            <w:tcMar>
              <w:top w:w="100" w:type="dxa"/>
              <w:left w:w="100" w:type="dxa"/>
              <w:bottom w:w="100" w:type="dxa"/>
              <w:right w:w="100" w:type="dxa"/>
            </w:tcMar>
          </w:tcPr>
          <w:p w14:paraId="339F0D30" w14:textId="77777777" w:rsidR="00AE7885" w:rsidRPr="00E9315E" w:rsidRDefault="008B0432" w:rsidP="00E9315E">
            <w:pPr>
              <w:widowControl w:val="0"/>
              <w:numPr>
                <w:ilvl w:val="0"/>
                <w:numId w:val="2"/>
              </w:numPr>
              <w:spacing w:line="360" w:lineRule="auto"/>
              <w:rPr>
                <w:rFonts w:ascii="Times New Roman" w:hAnsi="Times New Roman" w:cs="Times New Roman"/>
                <w:sz w:val="26"/>
                <w:szCs w:val="26"/>
              </w:rPr>
            </w:pPr>
            <w:r w:rsidRPr="00E9315E">
              <w:rPr>
                <w:rFonts w:ascii="Times New Roman" w:hAnsi="Times New Roman" w:cs="Times New Roman"/>
                <w:sz w:val="26"/>
                <w:szCs w:val="26"/>
              </w:rPr>
              <w:t>Nếu đồ án đã đạt số lượng sinh viên tối đa hoặc đã đóng đăng ký, hệ thống hiển thị thông báo rằng đăng ký cho đồ án này không còn khả dụng</w:t>
            </w:r>
          </w:p>
          <w:p w14:paraId="77C9B98F" w14:textId="77777777" w:rsidR="00AE7885" w:rsidRPr="00E9315E" w:rsidRDefault="008B0432" w:rsidP="00E9315E">
            <w:pPr>
              <w:widowControl w:val="0"/>
              <w:numPr>
                <w:ilvl w:val="0"/>
                <w:numId w:val="2"/>
              </w:numPr>
              <w:spacing w:line="360" w:lineRule="auto"/>
              <w:rPr>
                <w:rFonts w:ascii="Times New Roman" w:hAnsi="Times New Roman" w:cs="Times New Roman"/>
                <w:sz w:val="26"/>
                <w:szCs w:val="26"/>
              </w:rPr>
            </w:pPr>
            <w:r w:rsidRPr="00E9315E">
              <w:rPr>
                <w:rFonts w:ascii="Times New Roman" w:hAnsi="Times New Roman" w:cs="Times New Roman"/>
                <w:sz w:val="26"/>
                <w:szCs w:val="26"/>
              </w:rPr>
              <w:t>Nếu Sinh viên đã đăng ký cho đồ án nhưng muốn hủy đăng ký, họ có thể thực hiện thao tác này trên màn hình đăng ký đồ án. Hệ thống sẽ ghi nhận việc hủy đăng ký và cập nhật thông tin liên quan</w:t>
            </w:r>
          </w:p>
        </w:tc>
      </w:tr>
    </w:tbl>
    <w:p w14:paraId="13CBED55" w14:textId="77777777" w:rsidR="00AE7885" w:rsidRPr="00E9315E" w:rsidRDefault="00AE7885" w:rsidP="00E9315E">
      <w:pPr>
        <w:spacing w:line="360" w:lineRule="auto"/>
        <w:rPr>
          <w:rFonts w:ascii="Times New Roman" w:hAnsi="Times New Roman" w:cs="Times New Roman"/>
          <w:sz w:val="26"/>
          <w:szCs w:val="26"/>
        </w:rPr>
      </w:pPr>
    </w:p>
    <w:p w14:paraId="115C9BDD" w14:textId="77777777" w:rsidR="00AE7885" w:rsidRPr="00E9315E" w:rsidRDefault="008B0432" w:rsidP="00E9315E">
      <w:pPr>
        <w:pStyle w:val="Heading3"/>
        <w:spacing w:line="360" w:lineRule="auto"/>
        <w:rPr>
          <w:rFonts w:ascii="Times New Roman" w:hAnsi="Times New Roman" w:cs="Times New Roman"/>
          <w:b/>
          <w:color w:val="auto"/>
          <w:sz w:val="26"/>
          <w:szCs w:val="26"/>
        </w:rPr>
      </w:pPr>
      <w:bookmarkStart w:id="67" w:name="_92ph2q743s3" w:colFirst="0" w:colLast="0"/>
      <w:bookmarkStart w:id="68" w:name="_Toc150318074"/>
      <w:bookmarkEnd w:id="67"/>
      <w:r w:rsidRPr="00E9315E">
        <w:rPr>
          <w:rFonts w:ascii="Times New Roman" w:hAnsi="Times New Roman" w:cs="Times New Roman"/>
          <w:b/>
          <w:color w:val="auto"/>
          <w:sz w:val="26"/>
          <w:szCs w:val="26"/>
        </w:rPr>
        <w:t>2.3.3 Liên hệ giảng viên</w:t>
      </w:r>
      <w:bookmarkEnd w:id="68"/>
    </w:p>
    <w:p w14:paraId="28D439CA" w14:textId="77777777" w:rsidR="00AE7885" w:rsidRPr="00E9315E" w:rsidRDefault="00AE7885" w:rsidP="00E9315E">
      <w:pPr>
        <w:spacing w:line="360" w:lineRule="auto"/>
        <w:rPr>
          <w:rFonts w:ascii="Times New Roman" w:hAnsi="Times New Roman" w:cs="Times New Roman"/>
          <w:sz w:val="26"/>
          <w:szCs w:val="26"/>
        </w:rPr>
      </w:pPr>
    </w:p>
    <w:tbl>
      <w:tblPr>
        <w:tblStyle w:val="a5"/>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7020"/>
      </w:tblGrid>
      <w:tr w:rsidR="00AE7885" w:rsidRPr="00E9315E" w14:paraId="4E33DB35" w14:textId="77777777">
        <w:tc>
          <w:tcPr>
            <w:tcW w:w="1980" w:type="dxa"/>
            <w:shd w:val="clear" w:color="auto" w:fill="auto"/>
            <w:tcMar>
              <w:top w:w="100" w:type="dxa"/>
              <w:left w:w="100" w:type="dxa"/>
              <w:bottom w:w="100" w:type="dxa"/>
              <w:right w:w="100" w:type="dxa"/>
            </w:tcMar>
          </w:tcPr>
          <w:p w14:paraId="70B9BF50" w14:textId="77777777" w:rsidR="00AE7885" w:rsidRPr="00E9315E" w:rsidRDefault="008B0432" w:rsidP="00E9315E">
            <w:pPr>
              <w:widowControl w:val="0"/>
              <w:spacing w:line="360" w:lineRule="auto"/>
              <w:rPr>
                <w:rFonts w:ascii="Times New Roman" w:hAnsi="Times New Roman" w:cs="Times New Roman"/>
                <w:b/>
                <w:sz w:val="26"/>
                <w:szCs w:val="26"/>
              </w:rPr>
            </w:pPr>
            <w:r w:rsidRPr="00E9315E">
              <w:rPr>
                <w:rFonts w:ascii="Times New Roman" w:hAnsi="Times New Roman" w:cs="Times New Roman"/>
                <w:b/>
                <w:sz w:val="26"/>
                <w:szCs w:val="26"/>
              </w:rPr>
              <w:t xml:space="preserve">Tên Use Case </w:t>
            </w:r>
          </w:p>
        </w:tc>
        <w:tc>
          <w:tcPr>
            <w:tcW w:w="7020" w:type="dxa"/>
            <w:shd w:val="clear" w:color="auto" w:fill="auto"/>
            <w:tcMar>
              <w:top w:w="100" w:type="dxa"/>
              <w:left w:w="100" w:type="dxa"/>
              <w:bottom w:w="100" w:type="dxa"/>
              <w:right w:w="100" w:type="dxa"/>
            </w:tcMar>
          </w:tcPr>
          <w:p w14:paraId="20ED6477" w14:textId="77777777" w:rsidR="00AE7885" w:rsidRPr="00E9315E" w:rsidRDefault="008B0432" w:rsidP="00E9315E">
            <w:pPr>
              <w:widowControl w:val="0"/>
              <w:spacing w:line="360" w:lineRule="auto"/>
              <w:rPr>
                <w:rFonts w:ascii="Times New Roman" w:hAnsi="Times New Roman" w:cs="Times New Roman"/>
                <w:sz w:val="26"/>
                <w:szCs w:val="26"/>
              </w:rPr>
            </w:pPr>
            <w:r w:rsidRPr="00E9315E">
              <w:rPr>
                <w:rFonts w:ascii="Times New Roman" w:hAnsi="Times New Roman" w:cs="Times New Roman"/>
                <w:sz w:val="26"/>
                <w:szCs w:val="26"/>
              </w:rPr>
              <w:t>Liên hệ giảng viên</w:t>
            </w:r>
          </w:p>
        </w:tc>
      </w:tr>
      <w:tr w:rsidR="00AE7885" w:rsidRPr="00E9315E" w14:paraId="04D6AF15" w14:textId="77777777">
        <w:tc>
          <w:tcPr>
            <w:tcW w:w="1980" w:type="dxa"/>
            <w:shd w:val="clear" w:color="auto" w:fill="auto"/>
            <w:tcMar>
              <w:top w:w="100" w:type="dxa"/>
              <w:left w:w="100" w:type="dxa"/>
              <w:bottom w:w="100" w:type="dxa"/>
              <w:right w:w="100" w:type="dxa"/>
            </w:tcMar>
          </w:tcPr>
          <w:p w14:paraId="366D6003" w14:textId="77777777" w:rsidR="00AE7885" w:rsidRPr="00E9315E" w:rsidRDefault="008B0432" w:rsidP="00E9315E">
            <w:pPr>
              <w:widowControl w:val="0"/>
              <w:spacing w:line="360" w:lineRule="auto"/>
              <w:rPr>
                <w:rFonts w:ascii="Times New Roman" w:hAnsi="Times New Roman" w:cs="Times New Roman"/>
                <w:b/>
                <w:sz w:val="26"/>
                <w:szCs w:val="26"/>
              </w:rPr>
            </w:pPr>
            <w:r w:rsidRPr="00E9315E">
              <w:rPr>
                <w:rFonts w:ascii="Times New Roman" w:hAnsi="Times New Roman" w:cs="Times New Roman"/>
                <w:b/>
                <w:sz w:val="26"/>
                <w:szCs w:val="26"/>
              </w:rPr>
              <w:t>Mô tả</w:t>
            </w:r>
          </w:p>
        </w:tc>
        <w:tc>
          <w:tcPr>
            <w:tcW w:w="7020" w:type="dxa"/>
            <w:shd w:val="clear" w:color="auto" w:fill="auto"/>
            <w:tcMar>
              <w:top w:w="100" w:type="dxa"/>
              <w:left w:w="100" w:type="dxa"/>
              <w:bottom w:w="100" w:type="dxa"/>
              <w:right w:w="100" w:type="dxa"/>
            </w:tcMar>
          </w:tcPr>
          <w:p w14:paraId="1D09322D" w14:textId="77777777" w:rsidR="00AE7885" w:rsidRPr="00E9315E" w:rsidRDefault="008B0432" w:rsidP="00E9315E">
            <w:pPr>
              <w:widowControl w:val="0"/>
              <w:spacing w:line="360" w:lineRule="auto"/>
              <w:rPr>
                <w:rFonts w:ascii="Times New Roman" w:hAnsi="Times New Roman" w:cs="Times New Roman"/>
                <w:sz w:val="26"/>
                <w:szCs w:val="26"/>
              </w:rPr>
            </w:pPr>
            <w:r w:rsidRPr="00E9315E">
              <w:rPr>
                <w:rFonts w:ascii="Times New Roman" w:hAnsi="Times New Roman" w:cs="Times New Roman"/>
                <w:sz w:val="26"/>
                <w:szCs w:val="26"/>
              </w:rPr>
              <w:t>Use Case này mô tả quá trình Sinh viên liên hệ với giảng viên trong phòng chat hệ thống quản lý đăng ký và phân công đồ án cơ sở/đồ án liên ngành.</w:t>
            </w:r>
          </w:p>
        </w:tc>
      </w:tr>
      <w:tr w:rsidR="00AE7885" w:rsidRPr="00E9315E" w14:paraId="3AA0A2D5" w14:textId="77777777">
        <w:tc>
          <w:tcPr>
            <w:tcW w:w="1980" w:type="dxa"/>
            <w:shd w:val="clear" w:color="auto" w:fill="auto"/>
            <w:tcMar>
              <w:top w:w="100" w:type="dxa"/>
              <w:left w:w="100" w:type="dxa"/>
              <w:bottom w:w="100" w:type="dxa"/>
              <w:right w:w="100" w:type="dxa"/>
            </w:tcMar>
          </w:tcPr>
          <w:p w14:paraId="3B077E17" w14:textId="77777777" w:rsidR="00AE7885" w:rsidRPr="00E9315E" w:rsidRDefault="008B0432" w:rsidP="00E9315E">
            <w:pPr>
              <w:widowControl w:val="0"/>
              <w:spacing w:line="360" w:lineRule="auto"/>
              <w:rPr>
                <w:rFonts w:ascii="Times New Roman" w:hAnsi="Times New Roman" w:cs="Times New Roman"/>
                <w:b/>
                <w:sz w:val="26"/>
                <w:szCs w:val="26"/>
                <w:highlight w:val="white"/>
              </w:rPr>
            </w:pPr>
            <w:r w:rsidRPr="00E9315E">
              <w:rPr>
                <w:rFonts w:ascii="Times New Roman" w:hAnsi="Times New Roman" w:cs="Times New Roman"/>
                <w:b/>
                <w:sz w:val="26"/>
                <w:szCs w:val="26"/>
                <w:highlight w:val="white"/>
              </w:rPr>
              <w:t>Tác nhân</w:t>
            </w:r>
          </w:p>
        </w:tc>
        <w:tc>
          <w:tcPr>
            <w:tcW w:w="7020" w:type="dxa"/>
            <w:shd w:val="clear" w:color="auto" w:fill="auto"/>
            <w:tcMar>
              <w:top w:w="100" w:type="dxa"/>
              <w:left w:w="100" w:type="dxa"/>
              <w:bottom w:w="100" w:type="dxa"/>
              <w:right w:w="100" w:type="dxa"/>
            </w:tcMar>
          </w:tcPr>
          <w:p w14:paraId="297CFA72" w14:textId="77777777" w:rsidR="00AE7885" w:rsidRPr="00E9315E" w:rsidRDefault="008B0432" w:rsidP="00E9315E">
            <w:pPr>
              <w:widowControl w:val="0"/>
              <w:spacing w:line="360" w:lineRule="auto"/>
              <w:rPr>
                <w:rFonts w:ascii="Times New Roman" w:hAnsi="Times New Roman" w:cs="Times New Roman"/>
                <w:sz w:val="26"/>
                <w:szCs w:val="26"/>
              </w:rPr>
            </w:pPr>
            <w:r w:rsidRPr="00E9315E">
              <w:rPr>
                <w:rFonts w:ascii="Times New Roman" w:hAnsi="Times New Roman" w:cs="Times New Roman"/>
                <w:sz w:val="26"/>
                <w:szCs w:val="26"/>
              </w:rPr>
              <w:t>Giảng viên, Sinh viên</w:t>
            </w:r>
          </w:p>
        </w:tc>
      </w:tr>
      <w:tr w:rsidR="00AE7885" w:rsidRPr="00E9315E" w14:paraId="08DDABF5" w14:textId="77777777">
        <w:tc>
          <w:tcPr>
            <w:tcW w:w="1980" w:type="dxa"/>
            <w:shd w:val="clear" w:color="auto" w:fill="auto"/>
            <w:tcMar>
              <w:top w:w="100" w:type="dxa"/>
              <w:left w:w="100" w:type="dxa"/>
              <w:bottom w:w="100" w:type="dxa"/>
              <w:right w:w="100" w:type="dxa"/>
            </w:tcMar>
          </w:tcPr>
          <w:p w14:paraId="3F93A0CB" w14:textId="77777777" w:rsidR="00AE7885" w:rsidRPr="00E9315E" w:rsidRDefault="008B0432" w:rsidP="00E9315E">
            <w:pPr>
              <w:widowControl w:val="0"/>
              <w:spacing w:line="360" w:lineRule="auto"/>
              <w:rPr>
                <w:rFonts w:ascii="Times New Roman" w:hAnsi="Times New Roman" w:cs="Times New Roman"/>
                <w:b/>
                <w:sz w:val="26"/>
                <w:szCs w:val="26"/>
              </w:rPr>
            </w:pPr>
            <w:r w:rsidRPr="00E9315E">
              <w:rPr>
                <w:rFonts w:ascii="Times New Roman" w:hAnsi="Times New Roman" w:cs="Times New Roman"/>
                <w:b/>
                <w:sz w:val="26"/>
                <w:szCs w:val="26"/>
              </w:rPr>
              <w:t>Tiền điều kiện</w:t>
            </w:r>
          </w:p>
        </w:tc>
        <w:tc>
          <w:tcPr>
            <w:tcW w:w="7020" w:type="dxa"/>
            <w:shd w:val="clear" w:color="auto" w:fill="auto"/>
            <w:tcMar>
              <w:top w:w="100" w:type="dxa"/>
              <w:left w:w="100" w:type="dxa"/>
              <w:bottom w:w="100" w:type="dxa"/>
              <w:right w:w="100" w:type="dxa"/>
            </w:tcMar>
          </w:tcPr>
          <w:p w14:paraId="1D8C564D" w14:textId="77777777" w:rsidR="00AE7885" w:rsidRPr="00E9315E" w:rsidRDefault="008B0432" w:rsidP="00E9315E">
            <w:pPr>
              <w:widowControl w:val="0"/>
              <w:numPr>
                <w:ilvl w:val="0"/>
                <w:numId w:val="12"/>
              </w:numPr>
              <w:spacing w:before="120" w:line="360" w:lineRule="auto"/>
              <w:rPr>
                <w:rFonts w:ascii="Times New Roman" w:hAnsi="Times New Roman" w:cs="Times New Roman"/>
                <w:sz w:val="26"/>
                <w:szCs w:val="26"/>
              </w:rPr>
            </w:pPr>
            <w:r w:rsidRPr="00E9315E">
              <w:rPr>
                <w:rFonts w:ascii="Times New Roman" w:hAnsi="Times New Roman" w:cs="Times New Roman"/>
                <w:sz w:val="26"/>
                <w:szCs w:val="26"/>
              </w:rPr>
              <w:t>Sinh viên đã đăng nhập vào hệ thống.</w:t>
            </w:r>
          </w:p>
          <w:p w14:paraId="2BD7978C" w14:textId="77777777" w:rsidR="00AE7885" w:rsidRPr="00E9315E" w:rsidRDefault="008B0432" w:rsidP="00E9315E">
            <w:pPr>
              <w:widowControl w:val="0"/>
              <w:numPr>
                <w:ilvl w:val="0"/>
                <w:numId w:val="12"/>
              </w:numPr>
              <w:spacing w:line="360" w:lineRule="auto"/>
              <w:rPr>
                <w:rFonts w:ascii="Times New Roman" w:hAnsi="Times New Roman" w:cs="Times New Roman"/>
                <w:sz w:val="26"/>
                <w:szCs w:val="26"/>
              </w:rPr>
            </w:pPr>
            <w:r w:rsidRPr="00E9315E">
              <w:rPr>
                <w:rFonts w:ascii="Times New Roman" w:hAnsi="Times New Roman" w:cs="Times New Roman"/>
                <w:sz w:val="26"/>
                <w:szCs w:val="26"/>
              </w:rPr>
              <w:lastRenderedPageBreak/>
              <w:t>Giảng viên của Sinh viên đã được phân cho đồ án của họ.</w:t>
            </w:r>
          </w:p>
        </w:tc>
      </w:tr>
      <w:tr w:rsidR="00AE7885" w:rsidRPr="00E9315E" w14:paraId="4366D7F5" w14:textId="77777777">
        <w:tc>
          <w:tcPr>
            <w:tcW w:w="1980" w:type="dxa"/>
            <w:shd w:val="clear" w:color="auto" w:fill="auto"/>
            <w:tcMar>
              <w:top w:w="100" w:type="dxa"/>
              <w:left w:w="100" w:type="dxa"/>
              <w:bottom w:w="100" w:type="dxa"/>
              <w:right w:w="100" w:type="dxa"/>
            </w:tcMar>
          </w:tcPr>
          <w:p w14:paraId="3B1A7E2B" w14:textId="77777777" w:rsidR="00AE7885" w:rsidRPr="00E9315E" w:rsidRDefault="008B0432" w:rsidP="00E9315E">
            <w:pPr>
              <w:widowControl w:val="0"/>
              <w:spacing w:line="360" w:lineRule="auto"/>
              <w:rPr>
                <w:rFonts w:ascii="Times New Roman" w:hAnsi="Times New Roman" w:cs="Times New Roman"/>
                <w:b/>
                <w:sz w:val="26"/>
                <w:szCs w:val="26"/>
              </w:rPr>
            </w:pPr>
            <w:r w:rsidRPr="00E9315E">
              <w:rPr>
                <w:rFonts w:ascii="Times New Roman" w:hAnsi="Times New Roman" w:cs="Times New Roman"/>
                <w:b/>
                <w:sz w:val="26"/>
                <w:szCs w:val="26"/>
                <w:highlight w:val="white"/>
              </w:rPr>
              <w:lastRenderedPageBreak/>
              <w:t>Hậu điều kiện</w:t>
            </w:r>
          </w:p>
        </w:tc>
        <w:tc>
          <w:tcPr>
            <w:tcW w:w="7020" w:type="dxa"/>
            <w:shd w:val="clear" w:color="auto" w:fill="auto"/>
            <w:tcMar>
              <w:top w:w="100" w:type="dxa"/>
              <w:left w:w="100" w:type="dxa"/>
              <w:bottom w:w="100" w:type="dxa"/>
              <w:right w:w="100" w:type="dxa"/>
            </w:tcMar>
          </w:tcPr>
          <w:p w14:paraId="0266F8E3" w14:textId="77777777" w:rsidR="00AE7885" w:rsidRPr="00E9315E" w:rsidRDefault="008B0432" w:rsidP="00E9315E">
            <w:pPr>
              <w:widowControl w:val="0"/>
              <w:spacing w:line="360" w:lineRule="auto"/>
              <w:rPr>
                <w:rFonts w:ascii="Times New Roman" w:hAnsi="Times New Roman" w:cs="Times New Roman"/>
                <w:sz w:val="26"/>
                <w:szCs w:val="26"/>
              </w:rPr>
            </w:pPr>
            <w:r w:rsidRPr="00E9315E">
              <w:rPr>
                <w:rFonts w:ascii="Times New Roman" w:hAnsi="Times New Roman" w:cs="Times New Roman"/>
                <w:sz w:val="26"/>
                <w:szCs w:val="26"/>
              </w:rPr>
              <w:t>Sinh viên đã gửi yêu cầu liên hệ và giảng viên có thể phản hồi.</w:t>
            </w:r>
          </w:p>
        </w:tc>
      </w:tr>
      <w:tr w:rsidR="00AE7885" w:rsidRPr="00E9315E" w14:paraId="340143E9" w14:textId="77777777">
        <w:tc>
          <w:tcPr>
            <w:tcW w:w="1980" w:type="dxa"/>
            <w:shd w:val="clear" w:color="auto" w:fill="auto"/>
            <w:tcMar>
              <w:top w:w="100" w:type="dxa"/>
              <w:left w:w="100" w:type="dxa"/>
              <w:bottom w:w="100" w:type="dxa"/>
              <w:right w:w="100" w:type="dxa"/>
            </w:tcMar>
          </w:tcPr>
          <w:p w14:paraId="5B77B463" w14:textId="77777777" w:rsidR="00AE7885" w:rsidRPr="00E9315E" w:rsidRDefault="008B0432" w:rsidP="00E9315E">
            <w:pPr>
              <w:widowControl w:val="0"/>
              <w:spacing w:line="360" w:lineRule="auto"/>
              <w:rPr>
                <w:rFonts w:ascii="Times New Roman" w:hAnsi="Times New Roman" w:cs="Times New Roman"/>
                <w:b/>
                <w:sz w:val="26"/>
                <w:szCs w:val="26"/>
              </w:rPr>
            </w:pPr>
            <w:r w:rsidRPr="00E9315E">
              <w:rPr>
                <w:rFonts w:ascii="Times New Roman" w:hAnsi="Times New Roman" w:cs="Times New Roman"/>
                <w:b/>
                <w:sz w:val="26"/>
                <w:szCs w:val="26"/>
              </w:rPr>
              <w:t>Luồng cơ bản</w:t>
            </w:r>
          </w:p>
        </w:tc>
        <w:tc>
          <w:tcPr>
            <w:tcW w:w="7020" w:type="dxa"/>
            <w:shd w:val="clear" w:color="auto" w:fill="auto"/>
            <w:tcMar>
              <w:top w:w="100" w:type="dxa"/>
              <w:left w:w="100" w:type="dxa"/>
              <w:bottom w:w="100" w:type="dxa"/>
              <w:right w:w="100" w:type="dxa"/>
            </w:tcMar>
          </w:tcPr>
          <w:p w14:paraId="1A501767" w14:textId="77777777" w:rsidR="00AE7885" w:rsidRPr="00E9315E" w:rsidRDefault="008B0432" w:rsidP="00E9315E">
            <w:pPr>
              <w:widowControl w:val="0"/>
              <w:numPr>
                <w:ilvl w:val="0"/>
                <w:numId w:val="18"/>
              </w:numPr>
              <w:spacing w:line="360" w:lineRule="auto"/>
              <w:rPr>
                <w:rFonts w:ascii="Times New Roman" w:hAnsi="Times New Roman" w:cs="Times New Roman"/>
                <w:sz w:val="26"/>
                <w:szCs w:val="26"/>
              </w:rPr>
            </w:pPr>
            <w:r w:rsidRPr="00E9315E">
              <w:rPr>
                <w:rFonts w:ascii="Times New Roman" w:hAnsi="Times New Roman" w:cs="Times New Roman"/>
                <w:sz w:val="26"/>
                <w:szCs w:val="26"/>
              </w:rPr>
              <w:t>Sinh viên đăng nhập vào hệ thống.</w:t>
            </w:r>
          </w:p>
          <w:p w14:paraId="0D9E914E" w14:textId="77777777" w:rsidR="00AE7885" w:rsidRPr="00E9315E" w:rsidRDefault="008B0432" w:rsidP="00E9315E">
            <w:pPr>
              <w:widowControl w:val="0"/>
              <w:numPr>
                <w:ilvl w:val="0"/>
                <w:numId w:val="18"/>
              </w:numPr>
              <w:spacing w:line="360" w:lineRule="auto"/>
              <w:rPr>
                <w:rFonts w:ascii="Times New Roman" w:hAnsi="Times New Roman" w:cs="Times New Roman"/>
                <w:sz w:val="26"/>
                <w:szCs w:val="26"/>
              </w:rPr>
            </w:pPr>
            <w:r w:rsidRPr="00E9315E">
              <w:rPr>
                <w:rFonts w:ascii="Times New Roman" w:hAnsi="Times New Roman" w:cs="Times New Roman"/>
                <w:sz w:val="26"/>
                <w:szCs w:val="26"/>
              </w:rPr>
              <w:t>Sinh viên truy cập màn hình liên hệ giảng viên</w:t>
            </w:r>
          </w:p>
          <w:p w14:paraId="17390A5F" w14:textId="77777777" w:rsidR="00AE7885" w:rsidRPr="00E9315E" w:rsidRDefault="008B0432" w:rsidP="00E9315E">
            <w:pPr>
              <w:widowControl w:val="0"/>
              <w:numPr>
                <w:ilvl w:val="0"/>
                <w:numId w:val="18"/>
              </w:numPr>
              <w:spacing w:line="360" w:lineRule="auto"/>
              <w:rPr>
                <w:rFonts w:ascii="Times New Roman" w:hAnsi="Times New Roman" w:cs="Times New Roman"/>
                <w:sz w:val="26"/>
                <w:szCs w:val="26"/>
              </w:rPr>
            </w:pPr>
            <w:r w:rsidRPr="00E9315E">
              <w:rPr>
                <w:rFonts w:ascii="Times New Roman" w:hAnsi="Times New Roman" w:cs="Times New Roman"/>
                <w:sz w:val="26"/>
                <w:szCs w:val="26"/>
              </w:rPr>
              <w:t>Hệ thống hiển thị danh sách giảng viên liên quan đến đồ án của sinh viên.</w:t>
            </w:r>
          </w:p>
          <w:p w14:paraId="024F985C" w14:textId="77777777" w:rsidR="00AE7885" w:rsidRPr="00E9315E" w:rsidRDefault="008B0432" w:rsidP="00E9315E">
            <w:pPr>
              <w:widowControl w:val="0"/>
              <w:numPr>
                <w:ilvl w:val="0"/>
                <w:numId w:val="18"/>
              </w:numPr>
              <w:spacing w:line="360" w:lineRule="auto"/>
              <w:rPr>
                <w:rFonts w:ascii="Times New Roman" w:hAnsi="Times New Roman" w:cs="Times New Roman"/>
                <w:sz w:val="26"/>
                <w:szCs w:val="26"/>
              </w:rPr>
            </w:pPr>
            <w:r w:rsidRPr="00E9315E">
              <w:rPr>
                <w:rFonts w:ascii="Times New Roman" w:hAnsi="Times New Roman" w:cs="Times New Roman"/>
                <w:sz w:val="26"/>
                <w:szCs w:val="26"/>
              </w:rPr>
              <w:t>Sinh viên chọn giảng viên mà họ muốn liên hệ bằng cách nhấp vào tên giảng viên</w:t>
            </w:r>
          </w:p>
          <w:p w14:paraId="4294BD97" w14:textId="77777777" w:rsidR="00AE7885" w:rsidRPr="00E9315E" w:rsidRDefault="008B0432" w:rsidP="00E9315E">
            <w:pPr>
              <w:widowControl w:val="0"/>
              <w:numPr>
                <w:ilvl w:val="0"/>
                <w:numId w:val="18"/>
              </w:numPr>
              <w:spacing w:line="360" w:lineRule="auto"/>
              <w:rPr>
                <w:rFonts w:ascii="Times New Roman" w:hAnsi="Times New Roman" w:cs="Times New Roman"/>
                <w:sz w:val="26"/>
                <w:szCs w:val="26"/>
              </w:rPr>
            </w:pPr>
            <w:r w:rsidRPr="00E9315E">
              <w:rPr>
                <w:rFonts w:ascii="Times New Roman" w:hAnsi="Times New Roman" w:cs="Times New Roman"/>
                <w:sz w:val="26"/>
                <w:szCs w:val="26"/>
              </w:rPr>
              <w:t>Sinh viên nhập nội dung liên hệ, bao gồm chủ đề và nội dung hỗ trợ</w:t>
            </w:r>
          </w:p>
          <w:p w14:paraId="5F3A1E3A" w14:textId="77777777" w:rsidR="00AE7885" w:rsidRPr="00E9315E" w:rsidRDefault="008B0432" w:rsidP="00E9315E">
            <w:pPr>
              <w:widowControl w:val="0"/>
              <w:numPr>
                <w:ilvl w:val="0"/>
                <w:numId w:val="18"/>
              </w:numPr>
              <w:spacing w:line="360" w:lineRule="auto"/>
              <w:rPr>
                <w:rFonts w:ascii="Times New Roman" w:hAnsi="Times New Roman" w:cs="Times New Roman"/>
                <w:sz w:val="26"/>
                <w:szCs w:val="26"/>
              </w:rPr>
            </w:pPr>
            <w:r w:rsidRPr="00E9315E">
              <w:rPr>
                <w:rFonts w:ascii="Times New Roman" w:hAnsi="Times New Roman" w:cs="Times New Roman"/>
                <w:sz w:val="26"/>
                <w:szCs w:val="26"/>
              </w:rPr>
              <w:t>Sinh viên nhấn nút "Gửi" để gửi yêu cầu liên hệ tới giảng viên.</w:t>
            </w:r>
          </w:p>
          <w:p w14:paraId="53A675C7" w14:textId="77777777" w:rsidR="00AE7885" w:rsidRPr="00E9315E" w:rsidRDefault="008B0432" w:rsidP="00E9315E">
            <w:pPr>
              <w:widowControl w:val="0"/>
              <w:numPr>
                <w:ilvl w:val="0"/>
                <w:numId w:val="18"/>
              </w:numPr>
              <w:spacing w:line="360" w:lineRule="auto"/>
              <w:rPr>
                <w:rFonts w:ascii="Times New Roman" w:hAnsi="Times New Roman" w:cs="Times New Roman"/>
                <w:sz w:val="26"/>
                <w:szCs w:val="26"/>
              </w:rPr>
            </w:pPr>
            <w:r w:rsidRPr="00E9315E">
              <w:rPr>
                <w:rFonts w:ascii="Times New Roman" w:hAnsi="Times New Roman" w:cs="Times New Roman"/>
                <w:sz w:val="26"/>
                <w:szCs w:val="26"/>
              </w:rPr>
              <w:t>Hệ thống ghi nhận yêu cầu liên hệ và thông báo cho giảng viên về yêu cầu từ sinh viên.</w:t>
            </w:r>
          </w:p>
        </w:tc>
      </w:tr>
      <w:tr w:rsidR="00AE7885" w:rsidRPr="00E9315E" w14:paraId="7B1AEAE7" w14:textId="77777777">
        <w:tc>
          <w:tcPr>
            <w:tcW w:w="1980" w:type="dxa"/>
            <w:shd w:val="clear" w:color="auto" w:fill="auto"/>
            <w:tcMar>
              <w:top w:w="100" w:type="dxa"/>
              <w:left w:w="100" w:type="dxa"/>
              <w:bottom w:w="100" w:type="dxa"/>
              <w:right w:w="100" w:type="dxa"/>
            </w:tcMar>
          </w:tcPr>
          <w:p w14:paraId="2F971BB6" w14:textId="77777777" w:rsidR="00AE7885" w:rsidRPr="00E9315E" w:rsidRDefault="008B0432" w:rsidP="00E9315E">
            <w:pPr>
              <w:widowControl w:val="0"/>
              <w:spacing w:line="360" w:lineRule="auto"/>
              <w:rPr>
                <w:rFonts w:ascii="Times New Roman" w:hAnsi="Times New Roman" w:cs="Times New Roman"/>
                <w:b/>
                <w:sz w:val="26"/>
                <w:szCs w:val="26"/>
              </w:rPr>
            </w:pPr>
            <w:r w:rsidRPr="00E9315E">
              <w:rPr>
                <w:rFonts w:ascii="Times New Roman" w:hAnsi="Times New Roman" w:cs="Times New Roman"/>
                <w:b/>
                <w:sz w:val="26"/>
                <w:szCs w:val="26"/>
              </w:rPr>
              <w:t>Luồng ngoại lệ</w:t>
            </w:r>
          </w:p>
        </w:tc>
        <w:tc>
          <w:tcPr>
            <w:tcW w:w="7020" w:type="dxa"/>
            <w:shd w:val="clear" w:color="auto" w:fill="auto"/>
            <w:tcMar>
              <w:top w:w="100" w:type="dxa"/>
              <w:left w:w="100" w:type="dxa"/>
              <w:bottom w:w="100" w:type="dxa"/>
              <w:right w:w="100" w:type="dxa"/>
            </w:tcMar>
          </w:tcPr>
          <w:p w14:paraId="530ED554" w14:textId="77777777" w:rsidR="00AE7885" w:rsidRPr="00E9315E" w:rsidRDefault="008B0432" w:rsidP="00E9315E">
            <w:pPr>
              <w:widowControl w:val="0"/>
              <w:spacing w:line="360" w:lineRule="auto"/>
              <w:rPr>
                <w:rFonts w:ascii="Times New Roman" w:hAnsi="Times New Roman" w:cs="Times New Roman"/>
                <w:sz w:val="26"/>
                <w:szCs w:val="26"/>
              </w:rPr>
            </w:pPr>
            <w:r w:rsidRPr="00E9315E">
              <w:rPr>
                <w:rFonts w:ascii="Times New Roman" w:hAnsi="Times New Roman" w:cs="Times New Roman"/>
                <w:sz w:val="26"/>
                <w:szCs w:val="26"/>
              </w:rPr>
              <w:t>Nếu Sinh viên không nhập nội dung liên hệ, hệ thống hiển thị thông báo lỗi và yêu cầu nhập đầy đủ chủ đề và nội dung để tiếp tục.</w:t>
            </w:r>
          </w:p>
        </w:tc>
      </w:tr>
    </w:tbl>
    <w:p w14:paraId="52B295A1" w14:textId="77777777" w:rsidR="00AE7885" w:rsidRPr="00E9315E" w:rsidRDefault="00AE7885" w:rsidP="00E9315E">
      <w:pPr>
        <w:spacing w:line="360" w:lineRule="auto"/>
        <w:rPr>
          <w:rFonts w:ascii="Times New Roman" w:hAnsi="Times New Roman" w:cs="Times New Roman"/>
          <w:sz w:val="26"/>
          <w:szCs w:val="26"/>
        </w:rPr>
      </w:pPr>
    </w:p>
    <w:p w14:paraId="2823291E" w14:textId="77777777" w:rsidR="00AE7885" w:rsidRPr="00E9315E" w:rsidRDefault="008B0432" w:rsidP="00E9315E">
      <w:pPr>
        <w:pStyle w:val="Heading3"/>
        <w:shd w:val="clear" w:color="auto" w:fill="FFFFFF"/>
        <w:spacing w:after="160" w:line="360" w:lineRule="auto"/>
        <w:rPr>
          <w:rFonts w:ascii="Times New Roman" w:hAnsi="Times New Roman" w:cs="Times New Roman"/>
          <w:b/>
          <w:color w:val="auto"/>
          <w:sz w:val="26"/>
          <w:szCs w:val="26"/>
        </w:rPr>
      </w:pPr>
      <w:bookmarkStart w:id="69" w:name="_vrcget38pi1w" w:colFirst="0" w:colLast="0"/>
      <w:bookmarkStart w:id="70" w:name="_Toc150318075"/>
      <w:bookmarkEnd w:id="69"/>
      <w:r w:rsidRPr="00E9315E">
        <w:rPr>
          <w:rFonts w:ascii="Times New Roman" w:hAnsi="Times New Roman" w:cs="Times New Roman"/>
          <w:b/>
          <w:color w:val="auto"/>
          <w:sz w:val="26"/>
          <w:szCs w:val="26"/>
        </w:rPr>
        <w:t>2.3.4 Chỉnh sửa danh sách đăng ký đồ án</w:t>
      </w:r>
      <w:bookmarkEnd w:id="70"/>
    </w:p>
    <w:p w14:paraId="67ED1F64" w14:textId="77777777" w:rsidR="00AE7885" w:rsidRPr="00E9315E" w:rsidRDefault="00AE7885" w:rsidP="00E9315E">
      <w:pPr>
        <w:spacing w:line="360" w:lineRule="auto"/>
        <w:rPr>
          <w:rFonts w:ascii="Times New Roman" w:hAnsi="Times New Roman" w:cs="Times New Roman"/>
          <w:sz w:val="26"/>
          <w:szCs w:val="26"/>
        </w:rPr>
      </w:pPr>
    </w:p>
    <w:tbl>
      <w:tblPr>
        <w:tblStyle w:val="a6"/>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7020"/>
      </w:tblGrid>
      <w:tr w:rsidR="00AE7885" w:rsidRPr="00E9315E" w14:paraId="3D17362C" w14:textId="77777777">
        <w:tc>
          <w:tcPr>
            <w:tcW w:w="1980" w:type="dxa"/>
            <w:shd w:val="clear" w:color="auto" w:fill="auto"/>
            <w:tcMar>
              <w:top w:w="100" w:type="dxa"/>
              <w:left w:w="100" w:type="dxa"/>
              <w:bottom w:w="100" w:type="dxa"/>
              <w:right w:w="100" w:type="dxa"/>
            </w:tcMar>
          </w:tcPr>
          <w:p w14:paraId="0EDA21B6" w14:textId="77777777" w:rsidR="00AE7885" w:rsidRPr="00E9315E" w:rsidRDefault="008B0432" w:rsidP="00E9315E">
            <w:pPr>
              <w:widowControl w:val="0"/>
              <w:spacing w:line="360" w:lineRule="auto"/>
              <w:rPr>
                <w:rFonts w:ascii="Times New Roman" w:hAnsi="Times New Roman" w:cs="Times New Roman"/>
                <w:b/>
                <w:sz w:val="26"/>
                <w:szCs w:val="26"/>
              </w:rPr>
            </w:pPr>
            <w:r w:rsidRPr="00E9315E">
              <w:rPr>
                <w:rFonts w:ascii="Times New Roman" w:hAnsi="Times New Roman" w:cs="Times New Roman"/>
                <w:b/>
                <w:sz w:val="26"/>
                <w:szCs w:val="26"/>
              </w:rPr>
              <w:t xml:space="preserve">Tên Use Case </w:t>
            </w:r>
          </w:p>
        </w:tc>
        <w:tc>
          <w:tcPr>
            <w:tcW w:w="7020" w:type="dxa"/>
            <w:shd w:val="clear" w:color="auto" w:fill="auto"/>
            <w:tcMar>
              <w:top w:w="100" w:type="dxa"/>
              <w:left w:w="100" w:type="dxa"/>
              <w:bottom w:w="100" w:type="dxa"/>
              <w:right w:w="100" w:type="dxa"/>
            </w:tcMar>
          </w:tcPr>
          <w:p w14:paraId="614C098C" w14:textId="77777777" w:rsidR="00AE7885" w:rsidRPr="00E9315E" w:rsidRDefault="008B0432" w:rsidP="00E9315E">
            <w:pPr>
              <w:widowControl w:val="0"/>
              <w:spacing w:line="360" w:lineRule="auto"/>
              <w:rPr>
                <w:rFonts w:ascii="Times New Roman" w:hAnsi="Times New Roman" w:cs="Times New Roman"/>
                <w:sz w:val="26"/>
                <w:szCs w:val="26"/>
              </w:rPr>
            </w:pPr>
            <w:r w:rsidRPr="00E9315E">
              <w:rPr>
                <w:rFonts w:ascii="Times New Roman" w:hAnsi="Times New Roman" w:cs="Times New Roman"/>
                <w:sz w:val="26"/>
                <w:szCs w:val="26"/>
              </w:rPr>
              <w:t>Chỉnh sửa danh sách đăng ký đồ án</w:t>
            </w:r>
          </w:p>
        </w:tc>
      </w:tr>
      <w:tr w:rsidR="00AE7885" w:rsidRPr="00E9315E" w14:paraId="0B84A127" w14:textId="77777777">
        <w:tc>
          <w:tcPr>
            <w:tcW w:w="1980" w:type="dxa"/>
            <w:shd w:val="clear" w:color="auto" w:fill="auto"/>
            <w:tcMar>
              <w:top w:w="100" w:type="dxa"/>
              <w:left w:w="100" w:type="dxa"/>
              <w:bottom w:w="100" w:type="dxa"/>
              <w:right w:w="100" w:type="dxa"/>
            </w:tcMar>
          </w:tcPr>
          <w:p w14:paraId="3E86088E" w14:textId="77777777" w:rsidR="00AE7885" w:rsidRPr="00E9315E" w:rsidRDefault="008B0432" w:rsidP="00E9315E">
            <w:pPr>
              <w:widowControl w:val="0"/>
              <w:spacing w:line="360" w:lineRule="auto"/>
              <w:rPr>
                <w:rFonts w:ascii="Times New Roman" w:hAnsi="Times New Roman" w:cs="Times New Roman"/>
                <w:b/>
                <w:sz w:val="26"/>
                <w:szCs w:val="26"/>
              </w:rPr>
            </w:pPr>
            <w:r w:rsidRPr="00E9315E">
              <w:rPr>
                <w:rFonts w:ascii="Times New Roman" w:hAnsi="Times New Roman" w:cs="Times New Roman"/>
                <w:b/>
                <w:sz w:val="26"/>
                <w:szCs w:val="26"/>
              </w:rPr>
              <w:t>Mô tả</w:t>
            </w:r>
          </w:p>
        </w:tc>
        <w:tc>
          <w:tcPr>
            <w:tcW w:w="7020" w:type="dxa"/>
            <w:shd w:val="clear" w:color="auto" w:fill="auto"/>
            <w:tcMar>
              <w:top w:w="100" w:type="dxa"/>
              <w:left w:w="100" w:type="dxa"/>
              <w:bottom w:w="100" w:type="dxa"/>
              <w:right w:w="100" w:type="dxa"/>
            </w:tcMar>
          </w:tcPr>
          <w:p w14:paraId="37030FDF" w14:textId="77777777" w:rsidR="00AE7885" w:rsidRPr="00E9315E" w:rsidRDefault="008B0432" w:rsidP="00E9315E">
            <w:pPr>
              <w:widowControl w:val="0"/>
              <w:spacing w:line="360" w:lineRule="auto"/>
              <w:rPr>
                <w:rFonts w:ascii="Times New Roman" w:hAnsi="Times New Roman" w:cs="Times New Roman"/>
                <w:sz w:val="26"/>
                <w:szCs w:val="26"/>
              </w:rPr>
            </w:pPr>
            <w:r w:rsidRPr="00E9315E">
              <w:rPr>
                <w:rFonts w:ascii="Times New Roman" w:hAnsi="Times New Roman" w:cs="Times New Roman"/>
                <w:sz w:val="26"/>
                <w:szCs w:val="26"/>
              </w:rPr>
              <w:t>Use Case này mô tả quá trình cho Giảng viên muốn chỉnh sửa danh sách đăng ký đồ án, bao gồm thêm, sửa, hoặc xóa đăng ký của Sinh viên cho một đồ án cụ thể.</w:t>
            </w:r>
          </w:p>
        </w:tc>
      </w:tr>
      <w:tr w:rsidR="00AE7885" w:rsidRPr="00E9315E" w14:paraId="18C23593" w14:textId="77777777">
        <w:tc>
          <w:tcPr>
            <w:tcW w:w="1980" w:type="dxa"/>
            <w:shd w:val="clear" w:color="auto" w:fill="auto"/>
            <w:tcMar>
              <w:top w:w="100" w:type="dxa"/>
              <w:left w:w="100" w:type="dxa"/>
              <w:bottom w:w="100" w:type="dxa"/>
              <w:right w:w="100" w:type="dxa"/>
            </w:tcMar>
          </w:tcPr>
          <w:p w14:paraId="7A26FF0D" w14:textId="77777777" w:rsidR="00AE7885" w:rsidRPr="00E9315E" w:rsidRDefault="008B0432" w:rsidP="00E9315E">
            <w:pPr>
              <w:widowControl w:val="0"/>
              <w:spacing w:line="360" w:lineRule="auto"/>
              <w:rPr>
                <w:rFonts w:ascii="Times New Roman" w:hAnsi="Times New Roman" w:cs="Times New Roman"/>
                <w:b/>
                <w:sz w:val="26"/>
                <w:szCs w:val="26"/>
                <w:highlight w:val="white"/>
              </w:rPr>
            </w:pPr>
            <w:r w:rsidRPr="00E9315E">
              <w:rPr>
                <w:rFonts w:ascii="Times New Roman" w:hAnsi="Times New Roman" w:cs="Times New Roman"/>
                <w:b/>
                <w:sz w:val="26"/>
                <w:szCs w:val="26"/>
                <w:highlight w:val="white"/>
              </w:rPr>
              <w:t>Tác nhân</w:t>
            </w:r>
          </w:p>
        </w:tc>
        <w:tc>
          <w:tcPr>
            <w:tcW w:w="7020" w:type="dxa"/>
            <w:shd w:val="clear" w:color="auto" w:fill="auto"/>
            <w:tcMar>
              <w:top w:w="100" w:type="dxa"/>
              <w:left w:w="100" w:type="dxa"/>
              <w:bottom w:w="100" w:type="dxa"/>
              <w:right w:w="100" w:type="dxa"/>
            </w:tcMar>
          </w:tcPr>
          <w:p w14:paraId="4513842B" w14:textId="77777777" w:rsidR="00AE7885" w:rsidRPr="00E9315E" w:rsidRDefault="008B0432" w:rsidP="00E9315E">
            <w:pPr>
              <w:widowControl w:val="0"/>
              <w:spacing w:line="360" w:lineRule="auto"/>
              <w:rPr>
                <w:rFonts w:ascii="Times New Roman" w:hAnsi="Times New Roman" w:cs="Times New Roman"/>
                <w:sz w:val="26"/>
                <w:szCs w:val="26"/>
              </w:rPr>
            </w:pPr>
            <w:r w:rsidRPr="00E9315E">
              <w:rPr>
                <w:rFonts w:ascii="Times New Roman" w:hAnsi="Times New Roman" w:cs="Times New Roman"/>
                <w:sz w:val="26"/>
                <w:szCs w:val="26"/>
              </w:rPr>
              <w:t>Giảng viên</w:t>
            </w:r>
          </w:p>
        </w:tc>
      </w:tr>
      <w:tr w:rsidR="00AE7885" w:rsidRPr="00E9315E" w14:paraId="4D466B45" w14:textId="77777777">
        <w:tc>
          <w:tcPr>
            <w:tcW w:w="1980" w:type="dxa"/>
            <w:shd w:val="clear" w:color="auto" w:fill="auto"/>
            <w:tcMar>
              <w:top w:w="100" w:type="dxa"/>
              <w:left w:w="100" w:type="dxa"/>
              <w:bottom w:w="100" w:type="dxa"/>
              <w:right w:w="100" w:type="dxa"/>
            </w:tcMar>
          </w:tcPr>
          <w:p w14:paraId="6D8DF49C" w14:textId="77777777" w:rsidR="00AE7885" w:rsidRPr="00E9315E" w:rsidRDefault="008B0432" w:rsidP="00E9315E">
            <w:pPr>
              <w:widowControl w:val="0"/>
              <w:spacing w:line="360" w:lineRule="auto"/>
              <w:rPr>
                <w:rFonts w:ascii="Times New Roman" w:hAnsi="Times New Roman" w:cs="Times New Roman"/>
                <w:b/>
                <w:sz w:val="26"/>
                <w:szCs w:val="26"/>
              </w:rPr>
            </w:pPr>
            <w:r w:rsidRPr="00E9315E">
              <w:rPr>
                <w:rFonts w:ascii="Times New Roman" w:hAnsi="Times New Roman" w:cs="Times New Roman"/>
                <w:b/>
                <w:sz w:val="26"/>
                <w:szCs w:val="26"/>
              </w:rPr>
              <w:lastRenderedPageBreak/>
              <w:t>Tiền điều kiện</w:t>
            </w:r>
          </w:p>
        </w:tc>
        <w:tc>
          <w:tcPr>
            <w:tcW w:w="7020" w:type="dxa"/>
            <w:shd w:val="clear" w:color="auto" w:fill="auto"/>
            <w:tcMar>
              <w:top w:w="100" w:type="dxa"/>
              <w:left w:w="100" w:type="dxa"/>
              <w:bottom w:w="100" w:type="dxa"/>
              <w:right w:w="100" w:type="dxa"/>
            </w:tcMar>
          </w:tcPr>
          <w:p w14:paraId="79EDE4F4" w14:textId="77777777" w:rsidR="00AE7885" w:rsidRPr="00E9315E" w:rsidRDefault="008B0432" w:rsidP="00E9315E">
            <w:pPr>
              <w:widowControl w:val="0"/>
              <w:numPr>
                <w:ilvl w:val="0"/>
                <w:numId w:val="39"/>
              </w:numPr>
              <w:spacing w:before="120" w:line="360" w:lineRule="auto"/>
              <w:rPr>
                <w:rFonts w:ascii="Times New Roman" w:hAnsi="Times New Roman" w:cs="Times New Roman"/>
                <w:sz w:val="26"/>
                <w:szCs w:val="26"/>
              </w:rPr>
            </w:pPr>
            <w:r w:rsidRPr="00E9315E">
              <w:rPr>
                <w:rFonts w:ascii="Times New Roman" w:hAnsi="Times New Roman" w:cs="Times New Roman"/>
                <w:sz w:val="26"/>
                <w:szCs w:val="26"/>
              </w:rPr>
              <w:t>Giảng viên đã đăng nhập vào hệ thống.</w:t>
            </w:r>
          </w:p>
          <w:p w14:paraId="36754E37" w14:textId="77777777" w:rsidR="00AE7885" w:rsidRPr="00E9315E" w:rsidRDefault="008B0432" w:rsidP="00E9315E">
            <w:pPr>
              <w:widowControl w:val="0"/>
              <w:numPr>
                <w:ilvl w:val="0"/>
                <w:numId w:val="39"/>
              </w:numPr>
              <w:spacing w:line="360" w:lineRule="auto"/>
              <w:rPr>
                <w:rFonts w:ascii="Times New Roman" w:hAnsi="Times New Roman" w:cs="Times New Roman"/>
                <w:sz w:val="26"/>
                <w:szCs w:val="26"/>
              </w:rPr>
            </w:pPr>
            <w:r w:rsidRPr="00E9315E">
              <w:rPr>
                <w:rFonts w:ascii="Times New Roman" w:hAnsi="Times New Roman" w:cs="Times New Roman"/>
                <w:sz w:val="26"/>
                <w:szCs w:val="26"/>
              </w:rPr>
              <w:t>Danh sách đăng ký đồ án và thông tin liên quan đã được cập nhật trong hệ thống</w:t>
            </w:r>
          </w:p>
        </w:tc>
      </w:tr>
      <w:tr w:rsidR="00AE7885" w:rsidRPr="00E9315E" w14:paraId="4A4CC9CF" w14:textId="77777777">
        <w:tc>
          <w:tcPr>
            <w:tcW w:w="1980" w:type="dxa"/>
            <w:shd w:val="clear" w:color="auto" w:fill="auto"/>
            <w:tcMar>
              <w:top w:w="100" w:type="dxa"/>
              <w:left w:w="100" w:type="dxa"/>
              <w:bottom w:w="100" w:type="dxa"/>
              <w:right w:w="100" w:type="dxa"/>
            </w:tcMar>
          </w:tcPr>
          <w:p w14:paraId="218E275C" w14:textId="77777777" w:rsidR="00AE7885" w:rsidRPr="00E9315E" w:rsidRDefault="008B0432" w:rsidP="00E9315E">
            <w:pPr>
              <w:widowControl w:val="0"/>
              <w:spacing w:line="360" w:lineRule="auto"/>
              <w:rPr>
                <w:rFonts w:ascii="Times New Roman" w:hAnsi="Times New Roman" w:cs="Times New Roman"/>
                <w:b/>
                <w:sz w:val="26"/>
                <w:szCs w:val="26"/>
              </w:rPr>
            </w:pPr>
            <w:r w:rsidRPr="00E9315E">
              <w:rPr>
                <w:rFonts w:ascii="Times New Roman" w:hAnsi="Times New Roman" w:cs="Times New Roman"/>
                <w:b/>
                <w:sz w:val="26"/>
                <w:szCs w:val="26"/>
                <w:highlight w:val="white"/>
              </w:rPr>
              <w:t>Hậu điều kiện</w:t>
            </w:r>
          </w:p>
        </w:tc>
        <w:tc>
          <w:tcPr>
            <w:tcW w:w="7020" w:type="dxa"/>
            <w:shd w:val="clear" w:color="auto" w:fill="auto"/>
            <w:tcMar>
              <w:top w:w="100" w:type="dxa"/>
              <w:left w:w="100" w:type="dxa"/>
              <w:bottom w:w="100" w:type="dxa"/>
              <w:right w:w="100" w:type="dxa"/>
            </w:tcMar>
          </w:tcPr>
          <w:p w14:paraId="6588C079" w14:textId="77777777" w:rsidR="00AE7885" w:rsidRPr="00E9315E" w:rsidRDefault="008B0432" w:rsidP="00E9315E">
            <w:pPr>
              <w:widowControl w:val="0"/>
              <w:spacing w:line="360" w:lineRule="auto"/>
              <w:rPr>
                <w:rFonts w:ascii="Times New Roman" w:hAnsi="Times New Roman" w:cs="Times New Roman"/>
                <w:sz w:val="26"/>
                <w:szCs w:val="26"/>
              </w:rPr>
            </w:pPr>
            <w:r w:rsidRPr="00E9315E">
              <w:rPr>
                <w:rFonts w:ascii="Times New Roman" w:hAnsi="Times New Roman" w:cs="Times New Roman"/>
                <w:sz w:val="26"/>
                <w:szCs w:val="26"/>
              </w:rPr>
              <w:t>Danh sách đăng ký đồ án đã được chỉnh sửa và cập nhật trong hệ thống</w:t>
            </w:r>
          </w:p>
        </w:tc>
      </w:tr>
      <w:tr w:rsidR="00AE7885" w:rsidRPr="00E9315E" w14:paraId="5FBCEEBD" w14:textId="77777777">
        <w:tc>
          <w:tcPr>
            <w:tcW w:w="1980" w:type="dxa"/>
            <w:shd w:val="clear" w:color="auto" w:fill="auto"/>
            <w:tcMar>
              <w:top w:w="100" w:type="dxa"/>
              <w:left w:w="100" w:type="dxa"/>
              <w:bottom w:w="100" w:type="dxa"/>
              <w:right w:w="100" w:type="dxa"/>
            </w:tcMar>
          </w:tcPr>
          <w:p w14:paraId="7EE6DA98" w14:textId="77777777" w:rsidR="00AE7885" w:rsidRPr="00E9315E" w:rsidRDefault="008B0432" w:rsidP="00E9315E">
            <w:pPr>
              <w:widowControl w:val="0"/>
              <w:spacing w:line="360" w:lineRule="auto"/>
              <w:rPr>
                <w:rFonts w:ascii="Times New Roman" w:hAnsi="Times New Roman" w:cs="Times New Roman"/>
                <w:b/>
                <w:sz w:val="26"/>
                <w:szCs w:val="26"/>
              </w:rPr>
            </w:pPr>
            <w:r w:rsidRPr="00E9315E">
              <w:rPr>
                <w:rFonts w:ascii="Times New Roman" w:hAnsi="Times New Roman" w:cs="Times New Roman"/>
                <w:b/>
                <w:sz w:val="26"/>
                <w:szCs w:val="26"/>
              </w:rPr>
              <w:t>Luồng cơ bản</w:t>
            </w:r>
          </w:p>
        </w:tc>
        <w:tc>
          <w:tcPr>
            <w:tcW w:w="7020" w:type="dxa"/>
            <w:shd w:val="clear" w:color="auto" w:fill="auto"/>
            <w:tcMar>
              <w:top w:w="100" w:type="dxa"/>
              <w:left w:w="100" w:type="dxa"/>
              <w:bottom w:w="100" w:type="dxa"/>
              <w:right w:w="100" w:type="dxa"/>
            </w:tcMar>
          </w:tcPr>
          <w:p w14:paraId="795CF599" w14:textId="77777777" w:rsidR="00AE7885" w:rsidRPr="00E9315E" w:rsidRDefault="008B0432" w:rsidP="00E9315E">
            <w:pPr>
              <w:widowControl w:val="0"/>
              <w:numPr>
                <w:ilvl w:val="0"/>
                <w:numId w:val="31"/>
              </w:numPr>
              <w:spacing w:line="360" w:lineRule="auto"/>
              <w:rPr>
                <w:rFonts w:ascii="Times New Roman" w:hAnsi="Times New Roman" w:cs="Times New Roman"/>
                <w:sz w:val="26"/>
                <w:szCs w:val="26"/>
              </w:rPr>
            </w:pPr>
            <w:r w:rsidRPr="00E9315E">
              <w:rPr>
                <w:rFonts w:ascii="Times New Roman" w:hAnsi="Times New Roman" w:cs="Times New Roman"/>
                <w:sz w:val="26"/>
                <w:szCs w:val="26"/>
              </w:rPr>
              <w:t>Giảng viên đăng nhập vào hệ thống.</w:t>
            </w:r>
          </w:p>
          <w:p w14:paraId="7E46DC80" w14:textId="77777777" w:rsidR="00AE7885" w:rsidRPr="00E9315E" w:rsidRDefault="008B0432" w:rsidP="00E9315E">
            <w:pPr>
              <w:widowControl w:val="0"/>
              <w:numPr>
                <w:ilvl w:val="0"/>
                <w:numId w:val="31"/>
              </w:numPr>
              <w:spacing w:line="360" w:lineRule="auto"/>
              <w:rPr>
                <w:rFonts w:ascii="Times New Roman" w:hAnsi="Times New Roman" w:cs="Times New Roman"/>
                <w:sz w:val="26"/>
                <w:szCs w:val="26"/>
              </w:rPr>
            </w:pPr>
            <w:r w:rsidRPr="00E9315E">
              <w:rPr>
                <w:rFonts w:ascii="Times New Roman" w:hAnsi="Times New Roman" w:cs="Times New Roman"/>
                <w:sz w:val="26"/>
                <w:szCs w:val="26"/>
              </w:rPr>
              <w:t>Giảng viên truy cập màn hình quản lý danh sách đăng ký đồ án.</w:t>
            </w:r>
          </w:p>
          <w:p w14:paraId="7F860651" w14:textId="77777777" w:rsidR="00AE7885" w:rsidRPr="00E9315E" w:rsidRDefault="008B0432" w:rsidP="00E9315E">
            <w:pPr>
              <w:widowControl w:val="0"/>
              <w:numPr>
                <w:ilvl w:val="0"/>
                <w:numId w:val="31"/>
              </w:numPr>
              <w:spacing w:line="360" w:lineRule="auto"/>
              <w:rPr>
                <w:rFonts w:ascii="Times New Roman" w:hAnsi="Times New Roman" w:cs="Times New Roman"/>
                <w:sz w:val="26"/>
                <w:szCs w:val="26"/>
              </w:rPr>
            </w:pPr>
            <w:r w:rsidRPr="00E9315E">
              <w:rPr>
                <w:rFonts w:ascii="Times New Roman" w:hAnsi="Times New Roman" w:cs="Times New Roman"/>
                <w:sz w:val="26"/>
                <w:szCs w:val="26"/>
              </w:rPr>
              <w:t>Hệ thống hiển thị danh sách các đăng ký đồ án hiện có, bao gồm thông tin về Sinh viên, đồ án, trạng thái đăng ký, và các thông tin khác</w:t>
            </w:r>
          </w:p>
          <w:p w14:paraId="53AD6050" w14:textId="77777777" w:rsidR="00AE7885" w:rsidRPr="00E9315E" w:rsidRDefault="008B0432" w:rsidP="00E9315E">
            <w:pPr>
              <w:widowControl w:val="0"/>
              <w:numPr>
                <w:ilvl w:val="0"/>
                <w:numId w:val="31"/>
              </w:numPr>
              <w:spacing w:line="360" w:lineRule="auto"/>
              <w:rPr>
                <w:rFonts w:ascii="Times New Roman" w:hAnsi="Times New Roman" w:cs="Times New Roman"/>
                <w:sz w:val="26"/>
                <w:szCs w:val="26"/>
              </w:rPr>
            </w:pPr>
            <w:r w:rsidRPr="00E9315E">
              <w:rPr>
                <w:rFonts w:ascii="Times New Roman" w:hAnsi="Times New Roman" w:cs="Times New Roman"/>
                <w:sz w:val="26"/>
                <w:szCs w:val="26"/>
              </w:rPr>
              <w:t>Giảng viên chọn một đăng ký đồ án cụ thể để chỉnh sửa</w:t>
            </w:r>
          </w:p>
          <w:p w14:paraId="3D54C5E3" w14:textId="77777777" w:rsidR="00AE7885" w:rsidRPr="00E9315E" w:rsidRDefault="008B0432" w:rsidP="00E9315E">
            <w:pPr>
              <w:widowControl w:val="0"/>
              <w:numPr>
                <w:ilvl w:val="0"/>
                <w:numId w:val="31"/>
              </w:numPr>
              <w:spacing w:line="360" w:lineRule="auto"/>
              <w:rPr>
                <w:rFonts w:ascii="Times New Roman" w:hAnsi="Times New Roman" w:cs="Times New Roman"/>
                <w:sz w:val="26"/>
                <w:szCs w:val="26"/>
              </w:rPr>
            </w:pPr>
            <w:r w:rsidRPr="00E9315E">
              <w:rPr>
                <w:rFonts w:ascii="Times New Roman" w:hAnsi="Times New Roman" w:cs="Times New Roman"/>
                <w:sz w:val="26"/>
                <w:szCs w:val="26"/>
              </w:rPr>
              <w:t>Hệ thống hiển thị thông tin chi tiết về đăng ký đồ án, bao gồm thông tin về Sinh viên, đồ án, và trạng thái đăng ký</w:t>
            </w:r>
          </w:p>
          <w:p w14:paraId="783873B9" w14:textId="77777777" w:rsidR="00AE7885" w:rsidRPr="00E9315E" w:rsidRDefault="008B0432" w:rsidP="00E9315E">
            <w:pPr>
              <w:widowControl w:val="0"/>
              <w:numPr>
                <w:ilvl w:val="0"/>
                <w:numId w:val="31"/>
              </w:numPr>
              <w:spacing w:line="360" w:lineRule="auto"/>
              <w:rPr>
                <w:rFonts w:ascii="Times New Roman" w:hAnsi="Times New Roman" w:cs="Times New Roman"/>
                <w:sz w:val="26"/>
                <w:szCs w:val="26"/>
              </w:rPr>
            </w:pPr>
            <w:r w:rsidRPr="00E9315E">
              <w:rPr>
                <w:rFonts w:ascii="Times New Roman" w:hAnsi="Times New Roman" w:cs="Times New Roman"/>
                <w:sz w:val="26"/>
                <w:szCs w:val="26"/>
              </w:rPr>
              <w:t>Giảng viên có thể thực hiện các hoạt động chỉnh sửa như thêm, sửa, hoặc xóa đăng ký đồ án của Sinh viên.</w:t>
            </w:r>
          </w:p>
          <w:p w14:paraId="28BC6D61" w14:textId="77777777" w:rsidR="00AE7885" w:rsidRPr="00E9315E" w:rsidRDefault="008B0432" w:rsidP="00E9315E">
            <w:pPr>
              <w:widowControl w:val="0"/>
              <w:numPr>
                <w:ilvl w:val="0"/>
                <w:numId w:val="31"/>
              </w:numPr>
              <w:spacing w:line="360" w:lineRule="auto"/>
              <w:rPr>
                <w:rFonts w:ascii="Times New Roman" w:hAnsi="Times New Roman" w:cs="Times New Roman"/>
                <w:sz w:val="26"/>
                <w:szCs w:val="26"/>
              </w:rPr>
            </w:pPr>
            <w:r w:rsidRPr="00E9315E">
              <w:rPr>
                <w:rFonts w:ascii="Times New Roman" w:hAnsi="Times New Roman" w:cs="Times New Roman"/>
                <w:sz w:val="26"/>
                <w:szCs w:val="26"/>
              </w:rPr>
              <w:t>Sau khi hoàn thành chỉnh sửa Giảng viên nhấn nút "Lưu" để cập nhật danh sách đăng ký đồ án</w:t>
            </w:r>
          </w:p>
        </w:tc>
      </w:tr>
      <w:tr w:rsidR="00AE7885" w:rsidRPr="00E9315E" w14:paraId="23B74738" w14:textId="77777777">
        <w:tc>
          <w:tcPr>
            <w:tcW w:w="1980" w:type="dxa"/>
            <w:shd w:val="clear" w:color="auto" w:fill="auto"/>
            <w:tcMar>
              <w:top w:w="100" w:type="dxa"/>
              <w:left w:w="100" w:type="dxa"/>
              <w:bottom w:w="100" w:type="dxa"/>
              <w:right w:w="100" w:type="dxa"/>
            </w:tcMar>
          </w:tcPr>
          <w:p w14:paraId="6E1FB3F4" w14:textId="77777777" w:rsidR="00AE7885" w:rsidRPr="00E9315E" w:rsidRDefault="008B0432" w:rsidP="00E9315E">
            <w:pPr>
              <w:widowControl w:val="0"/>
              <w:spacing w:line="360" w:lineRule="auto"/>
              <w:rPr>
                <w:rFonts w:ascii="Times New Roman" w:hAnsi="Times New Roman" w:cs="Times New Roman"/>
                <w:b/>
                <w:sz w:val="26"/>
                <w:szCs w:val="26"/>
              </w:rPr>
            </w:pPr>
            <w:r w:rsidRPr="00E9315E">
              <w:rPr>
                <w:rFonts w:ascii="Times New Roman" w:hAnsi="Times New Roman" w:cs="Times New Roman"/>
                <w:b/>
                <w:sz w:val="26"/>
                <w:szCs w:val="26"/>
              </w:rPr>
              <w:t>Luồng ngoại lệ</w:t>
            </w:r>
          </w:p>
        </w:tc>
        <w:tc>
          <w:tcPr>
            <w:tcW w:w="7020" w:type="dxa"/>
            <w:shd w:val="clear" w:color="auto" w:fill="auto"/>
            <w:tcMar>
              <w:top w:w="100" w:type="dxa"/>
              <w:left w:w="100" w:type="dxa"/>
              <w:bottom w:w="100" w:type="dxa"/>
              <w:right w:w="100" w:type="dxa"/>
            </w:tcMar>
          </w:tcPr>
          <w:p w14:paraId="51479C0A" w14:textId="77777777" w:rsidR="00AE7885" w:rsidRPr="00E9315E" w:rsidRDefault="008B0432" w:rsidP="00E9315E">
            <w:pPr>
              <w:widowControl w:val="0"/>
              <w:numPr>
                <w:ilvl w:val="0"/>
                <w:numId w:val="21"/>
              </w:numPr>
              <w:spacing w:line="360" w:lineRule="auto"/>
              <w:rPr>
                <w:rFonts w:ascii="Times New Roman" w:hAnsi="Times New Roman" w:cs="Times New Roman"/>
                <w:sz w:val="26"/>
                <w:szCs w:val="26"/>
              </w:rPr>
            </w:pPr>
            <w:r w:rsidRPr="00E9315E">
              <w:rPr>
                <w:rFonts w:ascii="Times New Roman" w:hAnsi="Times New Roman" w:cs="Times New Roman"/>
                <w:sz w:val="26"/>
                <w:szCs w:val="26"/>
              </w:rPr>
              <w:t>Nếu Giảng viên thực hiện thao tác không hợp lệ hoặc có lỗi trong quá trình chỉnh sửa, hệ thống hiển thị thông báo lỗi và yêu cầu thực hiện lại thao tác..</w:t>
            </w:r>
          </w:p>
          <w:p w14:paraId="433A03F9" w14:textId="77777777" w:rsidR="00AE7885" w:rsidRPr="00E9315E" w:rsidRDefault="008B0432" w:rsidP="00E9315E">
            <w:pPr>
              <w:widowControl w:val="0"/>
              <w:numPr>
                <w:ilvl w:val="0"/>
                <w:numId w:val="21"/>
              </w:numPr>
              <w:spacing w:line="360" w:lineRule="auto"/>
              <w:rPr>
                <w:rFonts w:ascii="Times New Roman" w:hAnsi="Times New Roman" w:cs="Times New Roman"/>
                <w:sz w:val="26"/>
                <w:szCs w:val="26"/>
              </w:rPr>
            </w:pPr>
            <w:r w:rsidRPr="00E9315E">
              <w:rPr>
                <w:rFonts w:ascii="Times New Roman" w:hAnsi="Times New Roman" w:cs="Times New Roman"/>
                <w:sz w:val="26"/>
                <w:szCs w:val="26"/>
              </w:rPr>
              <w:t>Nếu Giảng viên xóa một đăng ký đồ án, hệ thống sẽ ghi nhận thao tác này và cập nhật danh sách đăng ký đồ án.</w:t>
            </w:r>
          </w:p>
        </w:tc>
      </w:tr>
    </w:tbl>
    <w:p w14:paraId="4933E810" w14:textId="77777777" w:rsidR="00AE7885" w:rsidRPr="00E9315E" w:rsidRDefault="00AE7885" w:rsidP="00E9315E">
      <w:pPr>
        <w:spacing w:line="360" w:lineRule="auto"/>
        <w:rPr>
          <w:rFonts w:ascii="Times New Roman" w:hAnsi="Times New Roman" w:cs="Times New Roman"/>
          <w:sz w:val="26"/>
          <w:szCs w:val="26"/>
        </w:rPr>
      </w:pPr>
    </w:p>
    <w:p w14:paraId="675A9AE8" w14:textId="77777777" w:rsidR="00AE7885" w:rsidRPr="00E9315E" w:rsidRDefault="008B0432" w:rsidP="00E9315E">
      <w:pPr>
        <w:pStyle w:val="Heading3"/>
        <w:shd w:val="clear" w:color="auto" w:fill="FFFFFF"/>
        <w:spacing w:after="160" w:line="360" w:lineRule="auto"/>
        <w:rPr>
          <w:rFonts w:ascii="Times New Roman" w:hAnsi="Times New Roman" w:cs="Times New Roman"/>
          <w:b/>
          <w:color w:val="auto"/>
          <w:sz w:val="26"/>
          <w:szCs w:val="26"/>
        </w:rPr>
      </w:pPr>
      <w:bookmarkStart w:id="71" w:name="_8gkirqskmud6" w:colFirst="0" w:colLast="0"/>
      <w:bookmarkStart w:id="72" w:name="_Toc150318076"/>
      <w:bookmarkEnd w:id="71"/>
      <w:r w:rsidRPr="00E9315E">
        <w:rPr>
          <w:rFonts w:ascii="Times New Roman" w:hAnsi="Times New Roman" w:cs="Times New Roman"/>
          <w:b/>
          <w:color w:val="auto"/>
          <w:sz w:val="26"/>
          <w:szCs w:val="26"/>
        </w:rPr>
        <w:t>2.3.5 Cập nhật đồ án</w:t>
      </w:r>
      <w:bookmarkEnd w:id="72"/>
    </w:p>
    <w:p w14:paraId="19F5A21B" w14:textId="77777777" w:rsidR="00AE7885" w:rsidRPr="00E9315E" w:rsidRDefault="00AE7885" w:rsidP="00E9315E">
      <w:pPr>
        <w:spacing w:line="360" w:lineRule="auto"/>
        <w:rPr>
          <w:rFonts w:ascii="Times New Roman" w:hAnsi="Times New Roman" w:cs="Times New Roman"/>
          <w:sz w:val="26"/>
          <w:szCs w:val="26"/>
        </w:rPr>
      </w:pPr>
    </w:p>
    <w:tbl>
      <w:tblPr>
        <w:tblStyle w:val="a7"/>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7020"/>
      </w:tblGrid>
      <w:tr w:rsidR="00AE7885" w:rsidRPr="00E9315E" w14:paraId="05A974F3" w14:textId="77777777">
        <w:tc>
          <w:tcPr>
            <w:tcW w:w="1980" w:type="dxa"/>
            <w:shd w:val="clear" w:color="auto" w:fill="auto"/>
            <w:tcMar>
              <w:top w:w="100" w:type="dxa"/>
              <w:left w:w="100" w:type="dxa"/>
              <w:bottom w:w="100" w:type="dxa"/>
              <w:right w:w="100" w:type="dxa"/>
            </w:tcMar>
          </w:tcPr>
          <w:p w14:paraId="7F58A7E4" w14:textId="77777777" w:rsidR="00AE7885" w:rsidRPr="00E9315E" w:rsidRDefault="008B0432" w:rsidP="00E9315E">
            <w:pPr>
              <w:widowControl w:val="0"/>
              <w:spacing w:line="360" w:lineRule="auto"/>
              <w:rPr>
                <w:rFonts w:ascii="Times New Roman" w:hAnsi="Times New Roman" w:cs="Times New Roman"/>
                <w:b/>
                <w:sz w:val="26"/>
                <w:szCs w:val="26"/>
              </w:rPr>
            </w:pPr>
            <w:r w:rsidRPr="00E9315E">
              <w:rPr>
                <w:rFonts w:ascii="Times New Roman" w:hAnsi="Times New Roman" w:cs="Times New Roman"/>
                <w:b/>
                <w:sz w:val="26"/>
                <w:szCs w:val="26"/>
              </w:rPr>
              <w:t xml:space="preserve">Tên Use Case </w:t>
            </w:r>
          </w:p>
        </w:tc>
        <w:tc>
          <w:tcPr>
            <w:tcW w:w="7020" w:type="dxa"/>
            <w:shd w:val="clear" w:color="auto" w:fill="auto"/>
            <w:tcMar>
              <w:top w:w="100" w:type="dxa"/>
              <w:left w:w="100" w:type="dxa"/>
              <w:bottom w:w="100" w:type="dxa"/>
              <w:right w:w="100" w:type="dxa"/>
            </w:tcMar>
          </w:tcPr>
          <w:p w14:paraId="072DDDFA" w14:textId="77777777" w:rsidR="00AE7885" w:rsidRPr="00E9315E" w:rsidRDefault="008B0432" w:rsidP="00E9315E">
            <w:pPr>
              <w:widowControl w:val="0"/>
              <w:spacing w:line="360" w:lineRule="auto"/>
              <w:rPr>
                <w:rFonts w:ascii="Times New Roman" w:hAnsi="Times New Roman" w:cs="Times New Roman"/>
                <w:sz w:val="26"/>
                <w:szCs w:val="26"/>
              </w:rPr>
            </w:pPr>
            <w:r w:rsidRPr="00E9315E">
              <w:rPr>
                <w:rFonts w:ascii="Times New Roman" w:hAnsi="Times New Roman" w:cs="Times New Roman"/>
                <w:sz w:val="26"/>
                <w:szCs w:val="26"/>
              </w:rPr>
              <w:t>Cập nhật đồ án</w:t>
            </w:r>
          </w:p>
        </w:tc>
      </w:tr>
      <w:tr w:rsidR="00AE7885" w:rsidRPr="00E9315E" w14:paraId="34C2C08C" w14:textId="77777777">
        <w:tc>
          <w:tcPr>
            <w:tcW w:w="1980" w:type="dxa"/>
            <w:shd w:val="clear" w:color="auto" w:fill="auto"/>
            <w:tcMar>
              <w:top w:w="100" w:type="dxa"/>
              <w:left w:w="100" w:type="dxa"/>
              <w:bottom w:w="100" w:type="dxa"/>
              <w:right w:w="100" w:type="dxa"/>
            </w:tcMar>
          </w:tcPr>
          <w:p w14:paraId="50F8396F" w14:textId="77777777" w:rsidR="00AE7885" w:rsidRPr="00E9315E" w:rsidRDefault="008B0432" w:rsidP="00E9315E">
            <w:pPr>
              <w:widowControl w:val="0"/>
              <w:spacing w:line="360" w:lineRule="auto"/>
              <w:rPr>
                <w:rFonts w:ascii="Times New Roman" w:hAnsi="Times New Roman" w:cs="Times New Roman"/>
                <w:b/>
                <w:sz w:val="26"/>
                <w:szCs w:val="26"/>
              </w:rPr>
            </w:pPr>
            <w:r w:rsidRPr="00E9315E">
              <w:rPr>
                <w:rFonts w:ascii="Times New Roman" w:hAnsi="Times New Roman" w:cs="Times New Roman"/>
                <w:b/>
                <w:sz w:val="26"/>
                <w:szCs w:val="26"/>
              </w:rPr>
              <w:lastRenderedPageBreak/>
              <w:t>Mô tả</w:t>
            </w:r>
          </w:p>
        </w:tc>
        <w:tc>
          <w:tcPr>
            <w:tcW w:w="7020" w:type="dxa"/>
            <w:shd w:val="clear" w:color="auto" w:fill="auto"/>
            <w:tcMar>
              <w:top w:w="100" w:type="dxa"/>
              <w:left w:w="100" w:type="dxa"/>
              <w:bottom w:w="100" w:type="dxa"/>
              <w:right w:w="100" w:type="dxa"/>
            </w:tcMar>
          </w:tcPr>
          <w:p w14:paraId="5DC04924" w14:textId="77777777" w:rsidR="00AE7885" w:rsidRPr="00E9315E" w:rsidRDefault="008B0432" w:rsidP="00E9315E">
            <w:pPr>
              <w:widowControl w:val="0"/>
              <w:spacing w:line="360" w:lineRule="auto"/>
              <w:rPr>
                <w:rFonts w:ascii="Times New Roman" w:hAnsi="Times New Roman" w:cs="Times New Roman"/>
                <w:sz w:val="26"/>
                <w:szCs w:val="26"/>
              </w:rPr>
            </w:pPr>
            <w:r w:rsidRPr="00E9315E">
              <w:rPr>
                <w:rFonts w:ascii="Times New Roman" w:hAnsi="Times New Roman" w:cs="Times New Roman"/>
                <w:sz w:val="26"/>
                <w:szCs w:val="26"/>
              </w:rPr>
              <w:t>Use Case này mô tả quá trình cho Giảng viên cập nhật thông tin về đồ án, bao gồm đề tài và tiêu chí, để giúp Sinh viên có thể dễ dàng chọn đồ án.</w:t>
            </w:r>
          </w:p>
        </w:tc>
      </w:tr>
      <w:tr w:rsidR="00AE7885" w:rsidRPr="00E9315E" w14:paraId="71518E10" w14:textId="77777777">
        <w:tc>
          <w:tcPr>
            <w:tcW w:w="1980" w:type="dxa"/>
            <w:shd w:val="clear" w:color="auto" w:fill="auto"/>
            <w:tcMar>
              <w:top w:w="100" w:type="dxa"/>
              <w:left w:w="100" w:type="dxa"/>
              <w:bottom w:w="100" w:type="dxa"/>
              <w:right w:w="100" w:type="dxa"/>
            </w:tcMar>
          </w:tcPr>
          <w:p w14:paraId="2E6185DD" w14:textId="77777777" w:rsidR="00AE7885" w:rsidRPr="00E9315E" w:rsidRDefault="008B0432" w:rsidP="00E9315E">
            <w:pPr>
              <w:widowControl w:val="0"/>
              <w:spacing w:line="360" w:lineRule="auto"/>
              <w:rPr>
                <w:rFonts w:ascii="Times New Roman" w:hAnsi="Times New Roman" w:cs="Times New Roman"/>
                <w:b/>
                <w:sz w:val="26"/>
                <w:szCs w:val="26"/>
                <w:highlight w:val="white"/>
              </w:rPr>
            </w:pPr>
            <w:r w:rsidRPr="00E9315E">
              <w:rPr>
                <w:rFonts w:ascii="Times New Roman" w:hAnsi="Times New Roman" w:cs="Times New Roman"/>
                <w:b/>
                <w:sz w:val="26"/>
                <w:szCs w:val="26"/>
                <w:highlight w:val="white"/>
              </w:rPr>
              <w:t>Tác nhân</w:t>
            </w:r>
          </w:p>
        </w:tc>
        <w:tc>
          <w:tcPr>
            <w:tcW w:w="7020" w:type="dxa"/>
            <w:shd w:val="clear" w:color="auto" w:fill="auto"/>
            <w:tcMar>
              <w:top w:w="100" w:type="dxa"/>
              <w:left w:w="100" w:type="dxa"/>
              <w:bottom w:w="100" w:type="dxa"/>
              <w:right w:w="100" w:type="dxa"/>
            </w:tcMar>
          </w:tcPr>
          <w:p w14:paraId="6E59424E" w14:textId="77777777" w:rsidR="00AE7885" w:rsidRPr="00E9315E" w:rsidRDefault="008B0432" w:rsidP="00E9315E">
            <w:pPr>
              <w:widowControl w:val="0"/>
              <w:spacing w:line="360" w:lineRule="auto"/>
              <w:rPr>
                <w:rFonts w:ascii="Times New Roman" w:hAnsi="Times New Roman" w:cs="Times New Roman"/>
                <w:sz w:val="26"/>
                <w:szCs w:val="26"/>
              </w:rPr>
            </w:pPr>
            <w:r w:rsidRPr="00E9315E">
              <w:rPr>
                <w:rFonts w:ascii="Times New Roman" w:hAnsi="Times New Roman" w:cs="Times New Roman"/>
                <w:sz w:val="26"/>
                <w:szCs w:val="26"/>
              </w:rPr>
              <w:t xml:space="preserve"> Giảng viên</w:t>
            </w:r>
          </w:p>
        </w:tc>
      </w:tr>
      <w:tr w:rsidR="00AE7885" w:rsidRPr="00E9315E" w14:paraId="20B1193D" w14:textId="77777777">
        <w:tc>
          <w:tcPr>
            <w:tcW w:w="1980" w:type="dxa"/>
            <w:shd w:val="clear" w:color="auto" w:fill="auto"/>
            <w:tcMar>
              <w:top w:w="100" w:type="dxa"/>
              <w:left w:w="100" w:type="dxa"/>
              <w:bottom w:w="100" w:type="dxa"/>
              <w:right w:w="100" w:type="dxa"/>
            </w:tcMar>
          </w:tcPr>
          <w:p w14:paraId="60C3F306" w14:textId="77777777" w:rsidR="00AE7885" w:rsidRPr="00E9315E" w:rsidRDefault="008B0432" w:rsidP="00E9315E">
            <w:pPr>
              <w:widowControl w:val="0"/>
              <w:spacing w:line="360" w:lineRule="auto"/>
              <w:rPr>
                <w:rFonts w:ascii="Times New Roman" w:hAnsi="Times New Roman" w:cs="Times New Roman"/>
                <w:b/>
                <w:sz w:val="26"/>
                <w:szCs w:val="26"/>
              </w:rPr>
            </w:pPr>
            <w:r w:rsidRPr="00E9315E">
              <w:rPr>
                <w:rFonts w:ascii="Times New Roman" w:hAnsi="Times New Roman" w:cs="Times New Roman"/>
                <w:b/>
                <w:sz w:val="26"/>
                <w:szCs w:val="26"/>
              </w:rPr>
              <w:t>Tiền điều kiện</w:t>
            </w:r>
          </w:p>
        </w:tc>
        <w:tc>
          <w:tcPr>
            <w:tcW w:w="7020" w:type="dxa"/>
            <w:shd w:val="clear" w:color="auto" w:fill="auto"/>
            <w:tcMar>
              <w:top w:w="100" w:type="dxa"/>
              <w:left w:w="100" w:type="dxa"/>
              <w:bottom w:w="100" w:type="dxa"/>
              <w:right w:w="100" w:type="dxa"/>
            </w:tcMar>
          </w:tcPr>
          <w:p w14:paraId="584F06B8" w14:textId="77777777" w:rsidR="00AE7885" w:rsidRPr="00E9315E" w:rsidRDefault="008B0432" w:rsidP="00E9315E">
            <w:pPr>
              <w:widowControl w:val="0"/>
              <w:numPr>
                <w:ilvl w:val="0"/>
                <w:numId w:val="28"/>
              </w:numPr>
              <w:spacing w:before="120" w:line="360" w:lineRule="auto"/>
              <w:rPr>
                <w:rFonts w:ascii="Times New Roman" w:hAnsi="Times New Roman" w:cs="Times New Roman"/>
                <w:sz w:val="26"/>
                <w:szCs w:val="26"/>
              </w:rPr>
            </w:pPr>
            <w:r w:rsidRPr="00E9315E">
              <w:rPr>
                <w:rFonts w:ascii="Times New Roman" w:hAnsi="Times New Roman" w:cs="Times New Roman"/>
                <w:sz w:val="26"/>
                <w:szCs w:val="26"/>
              </w:rPr>
              <w:t>Giảng viên đã đăng nhập vào hệ thống.</w:t>
            </w:r>
          </w:p>
          <w:p w14:paraId="6AC19D01" w14:textId="77777777" w:rsidR="00AE7885" w:rsidRPr="00E9315E" w:rsidRDefault="008B0432" w:rsidP="00E9315E">
            <w:pPr>
              <w:widowControl w:val="0"/>
              <w:numPr>
                <w:ilvl w:val="0"/>
                <w:numId w:val="28"/>
              </w:numPr>
              <w:spacing w:line="360" w:lineRule="auto"/>
              <w:rPr>
                <w:rFonts w:ascii="Times New Roman" w:hAnsi="Times New Roman" w:cs="Times New Roman"/>
                <w:sz w:val="26"/>
                <w:szCs w:val="26"/>
              </w:rPr>
            </w:pPr>
            <w:r w:rsidRPr="00E9315E">
              <w:rPr>
                <w:rFonts w:ascii="Times New Roman" w:hAnsi="Times New Roman" w:cs="Times New Roman"/>
                <w:sz w:val="26"/>
                <w:szCs w:val="26"/>
              </w:rPr>
              <w:t>Danh sách các đồ án và thông tin liên quan đã được cập nhật trong hệ thống.</w:t>
            </w:r>
          </w:p>
        </w:tc>
      </w:tr>
      <w:tr w:rsidR="00AE7885" w:rsidRPr="00E9315E" w14:paraId="107A1503" w14:textId="77777777">
        <w:tc>
          <w:tcPr>
            <w:tcW w:w="1980" w:type="dxa"/>
            <w:shd w:val="clear" w:color="auto" w:fill="auto"/>
            <w:tcMar>
              <w:top w:w="100" w:type="dxa"/>
              <w:left w:w="100" w:type="dxa"/>
              <w:bottom w:w="100" w:type="dxa"/>
              <w:right w:w="100" w:type="dxa"/>
            </w:tcMar>
          </w:tcPr>
          <w:p w14:paraId="452205E3" w14:textId="77777777" w:rsidR="00AE7885" w:rsidRPr="00E9315E" w:rsidRDefault="008B0432" w:rsidP="00E9315E">
            <w:pPr>
              <w:widowControl w:val="0"/>
              <w:spacing w:line="360" w:lineRule="auto"/>
              <w:rPr>
                <w:rFonts w:ascii="Times New Roman" w:hAnsi="Times New Roman" w:cs="Times New Roman"/>
                <w:b/>
                <w:sz w:val="26"/>
                <w:szCs w:val="26"/>
              </w:rPr>
            </w:pPr>
            <w:r w:rsidRPr="00E9315E">
              <w:rPr>
                <w:rFonts w:ascii="Times New Roman" w:hAnsi="Times New Roman" w:cs="Times New Roman"/>
                <w:b/>
                <w:sz w:val="26"/>
                <w:szCs w:val="26"/>
                <w:highlight w:val="white"/>
              </w:rPr>
              <w:t>Hậu điều kiện</w:t>
            </w:r>
          </w:p>
        </w:tc>
        <w:tc>
          <w:tcPr>
            <w:tcW w:w="7020" w:type="dxa"/>
            <w:shd w:val="clear" w:color="auto" w:fill="auto"/>
            <w:tcMar>
              <w:top w:w="100" w:type="dxa"/>
              <w:left w:w="100" w:type="dxa"/>
              <w:bottom w:w="100" w:type="dxa"/>
              <w:right w:w="100" w:type="dxa"/>
            </w:tcMar>
          </w:tcPr>
          <w:p w14:paraId="4548AF4E" w14:textId="77777777" w:rsidR="00AE7885" w:rsidRPr="00E9315E" w:rsidRDefault="008B0432" w:rsidP="00E9315E">
            <w:pPr>
              <w:widowControl w:val="0"/>
              <w:spacing w:line="360" w:lineRule="auto"/>
              <w:rPr>
                <w:rFonts w:ascii="Times New Roman" w:hAnsi="Times New Roman" w:cs="Times New Roman"/>
                <w:sz w:val="26"/>
                <w:szCs w:val="26"/>
              </w:rPr>
            </w:pPr>
            <w:r w:rsidRPr="00E9315E">
              <w:rPr>
                <w:rFonts w:ascii="Times New Roman" w:hAnsi="Times New Roman" w:cs="Times New Roman"/>
                <w:sz w:val="26"/>
                <w:szCs w:val="26"/>
              </w:rPr>
              <w:t>Thông tin về đồ án đã được cập nhật trong hệ thống và sẵn sàng để Sinh viên xem xét và chọn.</w:t>
            </w:r>
          </w:p>
        </w:tc>
      </w:tr>
      <w:tr w:rsidR="00AE7885" w:rsidRPr="00E9315E" w14:paraId="0B8C3DC4" w14:textId="77777777">
        <w:tc>
          <w:tcPr>
            <w:tcW w:w="1980" w:type="dxa"/>
            <w:shd w:val="clear" w:color="auto" w:fill="auto"/>
            <w:tcMar>
              <w:top w:w="100" w:type="dxa"/>
              <w:left w:w="100" w:type="dxa"/>
              <w:bottom w:w="100" w:type="dxa"/>
              <w:right w:w="100" w:type="dxa"/>
            </w:tcMar>
          </w:tcPr>
          <w:p w14:paraId="3684C71E" w14:textId="77777777" w:rsidR="00AE7885" w:rsidRPr="00E9315E" w:rsidRDefault="008B0432" w:rsidP="00E9315E">
            <w:pPr>
              <w:widowControl w:val="0"/>
              <w:spacing w:line="360" w:lineRule="auto"/>
              <w:rPr>
                <w:rFonts w:ascii="Times New Roman" w:hAnsi="Times New Roman" w:cs="Times New Roman"/>
                <w:b/>
                <w:sz w:val="26"/>
                <w:szCs w:val="26"/>
              </w:rPr>
            </w:pPr>
            <w:r w:rsidRPr="00E9315E">
              <w:rPr>
                <w:rFonts w:ascii="Times New Roman" w:hAnsi="Times New Roman" w:cs="Times New Roman"/>
                <w:b/>
                <w:sz w:val="26"/>
                <w:szCs w:val="26"/>
              </w:rPr>
              <w:t>Luồng cơ bản</w:t>
            </w:r>
          </w:p>
        </w:tc>
        <w:tc>
          <w:tcPr>
            <w:tcW w:w="7020" w:type="dxa"/>
            <w:shd w:val="clear" w:color="auto" w:fill="auto"/>
            <w:tcMar>
              <w:top w:w="100" w:type="dxa"/>
              <w:left w:w="100" w:type="dxa"/>
              <w:bottom w:w="100" w:type="dxa"/>
              <w:right w:w="100" w:type="dxa"/>
            </w:tcMar>
          </w:tcPr>
          <w:p w14:paraId="1ED79820" w14:textId="77777777" w:rsidR="00AE7885" w:rsidRPr="00E9315E" w:rsidRDefault="008B0432" w:rsidP="00E9315E">
            <w:pPr>
              <w:widowControl w:val="0"/>
              <w:numPr>
                <w:ilvl w:val="0"/>
                <w:numId w:val="8"/>
              </w:numPr>
              <w:spacing w:line="360" w:lineRule="auto"/>
              <w:rPr>
                <w:rFonts w:ascii="Times New Roman" w:hAnsi="Times New Roman" w:cs="Times New Roman"/>
                <w:sz w:val="26"/>
                <w:szCs w:val="26"/>
              </w:rPr>
            </w:pPr>
            <w:r w:rsidRPr="00E9315E">
              <w:rPr>
                <w:rFonts w:ascii="Times New Roman" w:hAnsi="Times New Roman" w:cs="Times New Roman"/>
                <w:sz w:val="26"/>
                <w:szCs w:val="26"/>
              </w:rPr>
              <w:t>Giảng viên đăng nhập vào hệ thống.</w:t>
            </w:r>
          </w:p>
          <w:p w14:paraId="4FF3CF60" w14:textId="77777777" w:rsidR="00AE7885" w:rsidRPr="00E9315E" w:rsidRDefault="008B0432" w:rsidP="00E9315E">
            <w:pPr>
              <w:widowControl w:val="0"/>
              <w:numPr>
                <w:ilvl w:val="0"/>
                <w:numId w:val="8"/>
              </w:numPr>
              <w:spacing w:line="360" w:lineRule="auto"/>
              <w:rPr>
                <w:rFonts w:ascii="Times New Roman" w:hAnsi="Times New Roman" w:cs="Times New Roman"/>
                <w:sz w:val="26"/>
                <w:szCs w:val="26"/>
              </w:rPr>
            </w:pPr>
            <w:r w:rsidRPr="00E9315E">
              <w:rPr>
                <w:rFonts w:ascii="Times New Roman" w:hAnsi="Times New Roman" w:cs="Times New Roman"/>
                <w:sz w:val="26"/>
                <w:szCs w:val="26"/>
              </w:rPr>
              <w:t>Giảng viên truy cập màn hình cập nhật thông tin đồ án</w:t>
            </w:r>
          </w:p>
          <w:p w14:paraId="57678837" w14:textId="77777777" w:rsidR="00AE7885" w:rsidRPr="00E9315E" w:rsidRDefault="008B0432" w:rsidP="00E9315E">
            <w:pPr>
              <w:widowControl w:val="0"/>
              <w:numPr>
                <w:ilvl w:val="0"/>
                <w:numId w:val="8"/>
              </w:numPr>
              <w:spacing w:line="360" w:lineRule="auto"/>
              <w:rPr>
                <w:rFonts w:ascii="Times New Roman" w:hAnsi="Times New Roman" w:cs="Times New Roman"/>
                <w:sz w:val="26"/>
                <w:szCs w:val="26"/>
              </w:rPr>
            </w:pPr>
            <w:r w:rsidRPr="00E9315E">
              <w:rPr>
                <w:rFonts w:ascii="Times New Roman" w:hAnsi="Times New Roman" w:cs="Times New Roman"/>
                <w:sz w:val="26"/>
                <w:szCs w:val="26"/>
              </w:rPr>
              <w:t>Hệ thống hiển thị danh sách các đồ án hiện có, bao gồm thông tin về tên đồ án, mô tả đồ án, và tiêu chí đánh giá</w:t>
            </w:r>
          </w:p>
          <w:p w14:paraId="39E186DD" w14:textId="77777777" w:rsidR="00AE7885" w:rsidRPr="00E9315E" w:rsidRDefault="008B0432" w:rsidP="00E9315E">
            <w:pPr>
              <w:widowControl w:val="0"/>
              <w:numPr>
                <w:ilvl w:val="0"/>
                <w:numId w:val="8"/>
              </w:numPr>
              <w:spacing w:line="360" w:lineRule="auto"/>
              <w:rPr>
                <w:rFonts w:ascii="Times New Roman" w:hAnsi="Times New Roman" w:cs="Times New Roman"/>
                <w:sz w:val="26"/>
                <w:szCs w:val="26"/>
              </w:rPr>
            </w:pPr>
            <w:r w:rsidRPr="00E9315E">
              <w:rPr>
                <w:rFonts w:ascii="Times New Roman" w:hAnsi="Times New Roman" w:cs="Times New Roman"/>
                <w:sz w:val="26"/>
                <w:szCs w:val="26"/>
              </w:rPr>
              <w:t>Giảng viên chọn một đồ án cụ thể để cập nhật</w:t>
            </w:r>
          </w:p>
          <w:p w14:paraId="1BFFA0CF" w14:textId="77777777" w:rsidR="00AE7885" w:rsidRPr="00E9315E" w:rsidRDefault="008B0432" w:rsidP="00E9315E">
            <w:pPr>
              <w:widowControl w:val="0"/>
              <w:numPr>
                <w:ilvl w:val="0"/>
                <w:numId w:val="8"/>
              </w:numPr>
              <w:spacing w:line="360" w:lineRule="auto"/>
              <w:rPr>
                <w:rFonts w:ascii="Times New Roman" w:hAnsi="Times New Roman" w:cs="Times New Roman"/>
                <w:sz w:val="26"/>
                <w:szCs w:val="26"/>
              </w:rPr>
            </w:pPr>
            <w:r w:rsidRPr="00E9315E">
              <w:rPr>
                <w:rFonts w:ascii="Times New Roman" w:hAnsi="Times New Roman" w:cs="Times New Roman"/>
                <w:sz w:val="26"/>
                <w:szCs w:val="26"/>
              </w:rPr>
              <w:t>Hệ thống hiển thị màn hình cập nhật thông tin về đồ án, cho phép Giảng viên thay đổi thông tin như đề tài, mô tả đồ án, và tiêu chí đánh giá.</w:t>
            </w:r>
          </w:p>
          <w:p w14:paraId="38C8D47B" w14:textId="77777777" w:rsidR="00AE7885" w:rsidRPr="00E9315E" w:rsidRDefault="008B0432" w:rsidP="00E9315E">
            <w:pPr>
              <w:widowControl w:val="0"/>
              <w:numPr>
                <w:ilvl w:val="0"/>
                <w:numId w:val="8"/>
              </w:numPr>
              <w:spacing w:line="360" w:lineRule="auto"/>
              <w:rPr>
                <w:rFonts w:ascii="Times New Roman" w:hAnsi="Times New Roman" w:cs="Times New Roman"/>
                <w:sz w:val="26"/>
                <w:szCs w:val="26"/>
              </w:rPr>
            </w:pPr>
            <w:r w:rsidRPr="00E9315E">
              <w:rPr>
                <w:rFonts w:ascii="Times New Roman" w:hAnsi="Times New Roman" w:cs="Times New Roman"/>
                <w:sz w:val="26"/>
                <w:szCs w:val="26"/>
              </w:rPr>
              <w:t>Sau khi cập nhật thông tin, Giảng viên nhấn nút "Lưu" để cập nhật thông tin đồ án.</w:t>
            </w:r>
          </w:p>
        </w:tc>
      </w:tr>
      <w:tr w:rsidR="00AE7885" w:rsidRPr="00E9315E" w14:paraId="7C6BB245" w14:textId="77777777">
        <w:tc>
          <w:tcPr>
            <w:tcW w:w="1980" w:type="dxa"/>
            <w:shd w:val="clear" w:color="auto" w:fill="auto"/>
            <w:tcMar>
              <w:top w:w="100" w:type="dxa"/>
              <w:left w:w="100" w:type="dxa"/>
              <w:bottom w:w="100" w:type="dxa"/>
              <w:right w:w="100" w:type="dxa"/>
            </w:tcMar>
          </w:tcPr>
          <w:p w14:paraId="1E2A3BD5" w14:textId="77777777" w:rsidR="00AE7885" w:rsidRPr="00E9315E" w:rsidRDefault="008B0432" w:rsidP="00E9315E">
            <w:pPr>
              <w:widowControl w:val="0"/>
              <w:spacing w:line="360" w:lineRule="auto"/>
              <w:rPr>
                <w:rFonts w:ascii="Times New Roman" w:hAnsi="Times New Roman" w:cs="Times New Roman"/>
                <w:b/>
                <w:sz w:val="26"/>
                <w:szCs w:val="26"/>
              </w:rPr>
            </w:pPr>
            <w:r w:rsidRPr="00E9315E">
              <w:rPr>
                <w:rFonts w:ascii="Times New Roman" w:hAnsi="Times New Roman" w:cs="Times New Roman"/>
                <w:b/>
                <w:sz w:val="26"/>
                <w:szCs w:val="26"/>
              </w:rPr>
              <w:t>Luồng ngoại lệ</w:t>
            </w:r>
          </w:p>
        </w:tc>
        <w:tc>
          <w:tcPr>
            <w:tcW w:w="7020" w:type="dxa"/>
            <w:shd w:val="clear" w:color="auto" w:fill="auto"/>
            <w:tcMar>
              <w:top w:w="100" w:type="dxa"/>
              <w:left w:w="100" w:type="dxa"/>
              <w:bottom w:w="100" w:type="dxa"/>
              <w:right w:w="100" w:type="dxa"/>
            </w:tcMar>
          </w:tcPr>
          <w:p w14:paraId="554613A0" w14:textId="77777777" w:rsidR="00AE7885" w:rsidRPr="00E9315E" w:rsidRDefault="008B0432" w:rsidP="00E9315E">
            <w:pPr>
              <w:widowControl w:val="0"/>
              <w:spacing w:line="360" w:lineRule="auto"/>
              <w:rPr>
                <w:rFonts w:ascii="Times New Roman" w:hAnsi="Times New Roman" w:cs="Times New Roman"/>
                <w:sz w:val="26"/>
                <w:szCs w:val="26"/>
              </w:rPr>
            </w:pPr>
            <w:r w:rsidRPr="00E9315E">
              <w:rPr>
                <w:rFonts w:ascii="Times New Roman" w:hAnsi="Times New Roman" w:cs="Times New Roman"/>
                <w:sz w:val="26"/>
                <w:szCs w:val="26"/>
              </w:rPr>
              <w:t>Nếu Giảng viên thực hiện thiếu đầu vào hoặc có lỗi trong quá trình cập nhật, hệ thống hiển thị thông báo lỗi và yêu cầu thực hiện lại thao tác.</w:t>
            </w:r>
          </w:p>
        </w:tc>
      </w:tr>
    </w:tbl>
    <w:p w14:paraId="4AA2F667" w14:textId="77777777" w:rsidR="00AE7885" w:rsidRPr="00E9315E" w:rsidRDefault="00AE7885" w:rsidP="00E9315E">
      <w:pPr>
        <w:spacing w:line="360" w:lineRule="auto"/>
        <w:rPr>
          <w:rFonts w:ascii="Times New Roman" w:hAnsi="Times New Roman" w:cs="Times New Roman"/>
          <w:b/>
          <w:sz w:val="26"/>
          <w:szCs w:val="26"/>
        </w:rPr>
      </w:pPr>
    </w:p>
    <w:p w14:paraId="68D3B8A3" w14:textId="77777777" w:rsidR="00AE7885" w:rsidRPr="00E9315E" w:rsidRDefault="008B0432" w:rsidP="00E9315E">
      <w:pPr>
        <w:pStyle w:val="Heading3"/>
        <w:spacing w:line="360" w:lineRule="auto"/>
        <w:rPr>
          <w:rFonts w:ascii="Times New Roman" w:hAnsi="Times New Roman" w:cs="Times New Roman"/>
          <w:b/>
          <w:color w:val="auto"/>
          <w:sz w:val="26"/>
          <w:szCs w:val="26"/>
        </w:rPr>
      </w:pPr>
      <w:bookmarkStart w:id="73" w:name="_br02ukmi1zol" w:colFirst="0" w:colLast="0"/>
      <w:bookmarkStart w:id="74" w:name="_Toc150318077"/>
      <w:bookmarkEnd w:id="73"/>
      <w:r w:rsidRPr="00E9315E">
        <w:rPr>
          <w:rFonts w:ascii="Times New Roman" w:hAnsi="Times New Roman" w:cs="Times New Roman"/>
          <w:b/>
          <w:color w:val="auto"/>
          <w:sz w:val="26"/>
          <w:szCs w:val="26"/>
        </w:rPr>
        <w:t>2.3.6 Cập nhật thông tin cá nhân/ tiến độ nhóm</w:t>
      </w:r>
      <w:bookmarkEnd w:id="74"/>
    </w:p>
    <w:p w14:paraId="1D5F42A6" w14:textId="77777777" w:rsidR="00AE7885" w:rsidRPr="00E9315E" w:rsidRDefault="00AE7885" w:rsidP="00E9315E">
      <w:pPr>
        <w:spacing w:line="360" w:lineRule="auto"/>
        <w:rPr>
          <w:rFonts w:ascii="Times New Roman" w:hAnsi="Times New Roman" w:cs="Times New Roman"/>
          <w:sz w:val="26"/>
          <w:szCs w:val="26"/>
        </w:rPr>
      </w:pPr>
    </w:p>
    <w:tbl>
      <w:tblPr>
        <w:tblStyle w:val="a8"/>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7020"/>
      </w:tblGrid>
      <w:tr w:rsidR="00AE7885" w:rsidRPr="00E9315E" w14:paraId="186E9731" w14:textId="77777777">
        <w:tc>
          <w:tcPr>
            <w:tcW w:w="1980" w:type="dxa"/>
            <w:shd w:val="clear" w:color="auto" w:fill="auto"/>
            <w:tcMar>
              <w:top w:w="100" w:type="dxa"/>
              <w:left w:w="100" w:type="dxa"/>
              <w:bottom w:w="100" w:type="dxa"/>
              <w:right w:w="100" w:type="dxa"/>
            </w:tcMar>
          </w:tcPr>
          <w:p w14:paraId="6A8C9053" w14:textId="77777777" w:rsidR="00AE7885" w:rsidRPr="00E9315E" w:rsidRDefault="008B0432" w:rsidP="00E9315E">
            <w:pPr>
              <w:widowControl w:val="0"/>
              <w:spacing w:line="360" w:lineRule="auto"/>
              <w:rPr>
                <w:rFonts w:ascii="Times New Roman" w:hAnsi="Times New Roman" w:cs="Times New Roman"/>
                <w:b/>
                <w:sz w:val="26"/>
                <w:szCs w:val="26"/>
              </w:rPr>
            </w:pPr>
            <w:r w:rsidRPr="00E9315E">
              <w:rPr>
                <w:rFonts w:ascii="Times New Roman" w:hAnsi="Times New Roman" w:cs="Times New Roman"/>
                <w:b/>
                <w:sz w:val="26"/>
                <w:szCs w:val="26"/>
              </w:rPr>
              <w:t xml:space="preserve">Tên Use Case </w:t>
            </w:r>
          </w:p>
        </w:tc>
        <w:tc>
          <w:tcPr>
            <w:tcW w:w="7020" w:type="dxa"/>
            <w:shd w:val="clear" w:color="auto" w:fill="auto"/>
            <w:tcMar>
              <w:top w:w="100" w:type="dxa"/>
              <w:left w:w="100" w:type="dxa"/>
              <w:bottom w:w="100" w:type="dxa"/>
              <w:right w:w="100" w:type="dxa"/>
            </w:tcMar>
          </w:tcPr>
          <w:p w14:paraId="2D89BEEF" w14:textId="77777777" w:rsidR="00AE7885" w:rsidRPr="00E9315E" w:rsidRDefault="008B0432" w:rsidP="00E9315E">
            <w:pPr>
              <w:widowControl w:val="0"/>
              <w:spacing w:line="360" w:lineRule="auto"/>
              <w:rPr>
                <w:rFonts w:ascii="Times New Roman" w:hAnsi="Times New Roman" w:cs="Times New Roman"/>
                <w:sz w:val="26"/>
                <w:szCs w:val="26"/>
              </w:rPr>
            </w:pPr>
            <w:r w:rsidRPr="00E9315E">
              <w:rPr>
                <w:rFonts w:ascii="Times New Roman" w:hAnsi="Times New Roman" w:cs="Times New Roman"/>
                <w:sz w:val="26"/>
                <w:szCs w:val="26"/>
              </w:rPr>
              <w:t>Cập nhật thông tin cá nhân và tiến độ nhóm</w:t>
            </w:r>
          </w:p>
        </w:tc>
      </w:tr>
      <w:tr w:rsidR="00AE7885" w:rsidRPr="00E9315E" w14:paraId="7D1EF9FA" w14:textId="77777777">
        <w:tc>
          <w:tcPr>
            <w:tcW w:w="1980" w:type="dxa"/>
            <w:shd w:val="clear" w:color="auto" w:fill="auto"/>
            <w:tcMar>
              <w:top w:w="100" w:type="dxa"/>
              <w:left w:w="100" w:type="dxa"/>
              <w:bottom w:w="100" w:type="dxa"/>
              <w:right w:w="100" w:type="dxa"/>
            </w:tcMar>
          </w:tcPr>
          <w:p w14:paraId="65AAE766" w14:textId="77777777" w:rsidR="00AE7885" w:rsidRPr="00E9315E" w:rsidRDefault="008B0432" w:rsidP="00E9315E">
            <w:pPr>
              <w:widowControl w:val="0"/>
              <w:spacing w:line="360" w:lineRule="auto"/>
              <w:rPr>
                <w:rFonts w:ascii="Times New Roman" w:hAnsi="Times New Roman" w:cs="Times New Roman"/>
                <w:b/>
                <w:sz w:val="26"/>
                <w:szCs w:val="26"/>
              </w:rPr>
            </w:pPr>
            <w:r w:rsidRPr="00E9315E">
              <w:rPr>
                <w:rFonts w:ascii="Times New Roman" w:hAnsi="Times New Roman" w:cs="Times New Roman"/>
                <w:b/>
                <w:sz w:val="26"/>
                <w:szCs w:val="26"/>
              </w:rPr>
              <w:lastRenderedPageBreak/>
              <w:t>Mô tả</w:t>
            </w:r>
          </w:p>
        </w:tc>
        <w:tc>
          <w:tcPr>
            <w:tcW w:w="7020" w:type="dxa"/>
            <w:shd w:val="clear" w:color="auto" w:fill="auto"/>
            <w:tcMar>
              <w:top w:w="100" w:type="dxa"/>
              <w:left w:w="100" w:type="dxa"/>
              <w:bottom w:w="100" w:type="dxa"/>
              <w:right w:w="100" w:type="dxa"/>
            </w:tcMar>
          </w:tcPr>
          <w:p w14:paraId="687C2186" w14:textId="77777777" w:rsidR="00AE7885" w:rsidRPr="00E9315E" w:rsidRDefault="008B0432" w:rsidP="00E9315E">
            <w:pPr>
              <w:widowControl w:val="0"/>
              <w:spacing w:line="360" w:lineRule="auto"/>
              <w:rPr>
                <w:rFonts w:ascii="Times New Roman" w:hAnsi="Times New Roman" w:cs="Times New Roman"/>
                <w:sz w:val="26"/>
                <w:szCs w:val="26"/>
              </w:rPr>
            </w:pPr>
            <w:r w:rsidRPr="00E9315E">
              <w:rPr>
                <w:rFonts w:ascii="Times New Roman" w:hAnsi="Times New Roman" w:cs="Times New Roman"/>
                <w:sz w:val="26"/>
                <w:szCs w:val="26"/>
              </w:rPr>
              <w:t>Use Case này mô tả quá trình cho Sinh viên sau khi đăng ký đồ án và được phân vào một nhóm hợp lý, họ có quyền cập nhật thông tin cá nhân và tiến độ báo cáo của nhóm trong hệ thống.</w:t>
            </w:r>
          </w:p>
        </w:tc>
      </w:tr>
      <w:tr w:rsidR="00AE7885" w:rsidRPr="00E9315E" w14:paraId="46F21434" w14:textId="77777777">
        <w:tc>
          <w:tcPr>
            <w:tcW w:w="1980" w:type="dxa"/>
            <w:shd w:val="clear" w:color="auto" w:fill="auto"/>
            <w:tcMar>
              <w:top w:w="100" w:type="dxa"/>
              <w:left w:w="100" w:type="dxa"/>
              <w:bottom w:w="100" w:type="dxa"/>
              <w:right w:w="100" w:type="dxa"/>
            </w:tcMar>
          </w:tcPr>
          <w:p w14:paraId="2868E608" w14:textId="77777777" w:rsidR="00AE7885" w:rsidRPr="00E9315E" w:rsidRDefault="008B0432" w:rsidP="00E9315E">
            <w:pPr>
              <w:widowControl w:val="0"/>
              <w:spacing w:line="360" w:lineRule="auto"/>
              <w:rPr>
                <w:rFonts w:ascii="Times New Roman" w:hAnsi="Times New Roman" w:cs="Times New Roman"/>
                <w:b/>
                <w:sz w:val="26"/>
                <w:szCs w:val="26"/>
                <w:highlight w:val="white"/>
              </w:rPr>
            </w:pPr>
            <w:r w:rsidRPr="00E9315E">
              <w:rPr>
                <w:rFonts w:ascii="Times New Roman" w:hAnsi="Times New Roman" w:cs="Times New Roman"/>
                <w:b/>
                <w:sz w:val="26"/>
                <w:szCs w:val="26"/>
                <w:highlight w:val="white"/>
              </w:rPr>
              <w:t>Tác nhân</w:t>
            </w:r>
          </w:p>
        </w:tc>
        <w:tc>
          <w:tcPr>
            <w:tcW w:w="7020" w:type="dxa"/>
            <w:shd w:val="clear" w:color="auto" w:fill="auto"/>
            <w:tcMar>
              <w:top w:w="100" w:type="dxa"/>
              <w:left w:w="100" w:type="dxa"/>
              <w:bottom w:w="100" w:type="dxa"/>
              <w:right w:w="100" w:type="dxa"/>
            </w:tcMar>
          </w:tcPr>
          <w:p w14:paraId="5B4D7E45" w14:textId="77777777" w:rsidR="00AE7885" w:rsidRPr="00E9315E" w:rsidRDefault="008B0432" w:rsidP="00E9315E">
            <w:pPr>
              <w:widowControl w:val="0"/>
              <w:spacing w:line="360" w:lineRule="auto"/>
              <w:rPr>
                <w:rFonts w:ascii="Times New Roman" w:hAnsi="Times New Roman" w:cs="Times New Roman"/>
                <w:sz w:val="26"/>
                <w:szCs w:val="26"/>
              </w:rPr>
            </w:pPr>
            <w:r w:rsidRPr="00E9315E">
              <w:rPr>
                <w:rFonts w:ascii="Times New Roman" w:hAnsi="Times New Roman" w:cs="Times New Roman"/>
                <w:sz w:val="26"/>
                <w:szCs w:val="26"/>
              </w:rPr>
              <w:t>Sinh viên</w:t>
            </w:r>
          </w:p>
        </w:tc>
      </w:tr>
      <w:tr w:rsidR="00AE7885" w:rsidRPr="00E9315E" w14:paraId="16DF2B62" w14:textId="77777777">
        <w:tc>
          <w:tcPr>
            <w:tcW w:w="1980" w:type="dxa"/>
            <w:shd w:val="clear" w:color="auto" w:fill="auto"/>
            <w:tcMar>
              <w:top w:w="100" w:type="dxa"/>
              <w:left w:w="100" w:type="dxa"/>
              <w:bottom w:w="100" w:type="dxa"/>
              <w:right w:w="100" w:type="dxa"/>
            </w:tcMar>
          </w:tcPr>
          <w:p w14:paraId="4FFDE163" w14:textId="77777777" w:rsidR="00AE7885" w:rsidRPr="00E9315E" w:rsidRDefault="008B0432" w:rsidP="00E9315E">
            <w:pPr>
              <w:widowControl w:val="0"/>
              <w:spacing w:line="360" w:lineRule="auto"/>
              <w:rPr>
                <w:rFonts w:ascii="Times New Roman" w:hAnsi="Times New Roman" w:cs="Times New Roman"/>
                <w:b/>
                <w:sz w:val="26"/>
                <w:szCs w:val="26"/>
              </w:rPr>
            </w:pPr>
            <w:r w:rsidRPr="00E9315E">
              <w:rPr>
                <w:rFonts w:ascii="Times New Roman" w:hAnsi="Times New Roman" w:cs="Times New Roman"/>
                <w:b/>
                <w:sz w:val="26"/>
                <w:szCs w:val="26"/>
              </w:rPr>
              <w:t>Tiền điều kiện</w:t>
            </w:r>
          </w:p>
        </w:tc>
        <w:tc>
          <w:tcPr>
            <w:tcW w:w="7020" w:type="dxa"/>
            <w:shd w:val="clear" w:color="auto" w:fill="auto"/>
            <w:tcMar>
              <w:top w:w="100" w:type="dxa"/>
              <w:left w:w="100" w:type="dxa"/>
              <w:bottom w:w="100" w:type="dxa"/>
              <w:right w:w="100" w:type="dxa"/>
            </w:tcMar>
          </w:tcPr>
          <w:p w14:paraId="59BC6C47" w14:textId="77777777" w:rsidR="00AE7885" w:rsidRPr="00E9315E" w:rsidRDefault="008B0432" w:rsidP="00E9315E">
            <w:pPr>
              <w:widowControl w:val="0"/>
              <w:numPr>
                <w:ilvl w:val="0"/>
                <w:numId w:val="29"/>
              </w:numPr>
              <w:spacing w:before="120" w:line="360" w:lineRule="auto"/>
              <w:rPr>
                <w:rFonts w:ascii="Times New Roman" w:hAnsi="Times New Roman" w:cs="Times New Roman"/>
                <w:sz w:val="26"/>
                <w:szCs w:val="26"/>
              </w:rPr>
            </w:pPr>
            <w:r w:rsidRPr="00E9315E">
              <w:rPr>
                <w:rFonts w:ascii="Times New Roman" w:hAnsi="Times New Roman" w:cs="Times New Roman"/>
                <w:sz w:val="26"/>
                <w:szCs w:val="26"/>
              </w:rPr>
              <w:t>Sinh viên đã đăng nhập vào hệ thống.</w:t>
            </w:r>
          </w:p>
          <w:p w14:paraId="2C92CD6A" w14:textId="77777777" w:rsidR="00AE7885" w:rsidRPr="00E9315E" w:rsidRDefault="008B0432" w:rsidP="00E9315E">
            <w:pPr>
              <w:widowControl w:val="0"/>
              <w:numPr>
                <w:ilvl w:val="0"/>
                <w:numId w:val="29"/>
              </w:numPr>
              <w:spacing w:line="360" w:lineRule="auto"/>
              <w:rPr>
                <w:rFonts w:ascii="Times New Roman" w:hAnsi="Times New Roman" w:cs="Times New Roman"/>
                <w:sz w:val="26"/>
                <w:szCs w:val="26"/>
              </w:rPr>
            </w:pPr>
            <w:r w:rsidRPr="00E9315E">
              <w:rPr>
                <w:rFonts w:ascii="Times New Roman" w:hAnsi="Times New Roman" w:cs="Times New Roman"/>
                <w:sz w:val="26"/>
                <w:szCs w:val="26"/>
              </w:rPr>
              <w:t>Sinh viên đã đăng ký vào một đồ án và được phân vào một nhóm.</w:t>
            </w:r>
          </w:p>
        </w:tc>
      </w:tr>
      <w:tr w:rsidR="00AE7885" w:rsidRPr="00E9315E" w14:paraId="17EC2360" w14:textId="77777777">
        <w:tc>
          <w:tcPr>
            <w:tcW w:w="1980" w:type="dxa"/>
            <w:shd w:val="clear" w:color="auto" w:fill="auto"/>
            <w:tcMar>
              <w:top w:w="100" w:type="dxa"/>
              <w:left w:w="100" w:type="dxa"/>
              <w:bottom w:w="100" w:type="dxa"/>
              <w:right w:w="100" w:type="dxa"/>
            </w:tcMar>
          </w:tcPr>
          <w:p w14:paraId="0A901A35" w14:textId="77777777" w:rsidR="00AE7885" w:rsidRPr="00E9315E" w:rsidRDefault="008B0432" w:rsidP="00E9315E">
            <w:pPr>
              <w:widowControl w:val="0"/>
              <w:spacing w:line="360" w:lineRule="auto"/>
              <w:rPr>
                <w:rFonts w:ascii="Times New Roman" w:hAnsi="Times New Roman" w:cs="Times New Roman"/>
                <w:b/>
                <w:sz w:val="26"/>
                <w:szCs w:val="26"/>
              </w:rPr>
            </w:pPr>
            <w:r w:rsidRPr="00E9315E">
              <w:rPr>
                <w:rFonts w:ascii="Times New Roman" w:hAnsi="Times New Roman" w:cs="Times New Roman"/>
                <w:b/>
                <w:sz w:val="26"/>
                <w:szCs w:val="26"/>
                <w:highlight w:val="white"/>
              </w:rPr>
              <w:t>Hậu điều kiện</w:t>
            </w:r>
          </w:p>
        </w:tc>
        <w:tc>
          <w:tcPr>
            <w:tcW w:w="7020" w:type="dxa"/>
            <w:shd w:val="clear" w:color="auto" w:fill="auto"/>
            <w:tcMar>
              <w:top w:w="100" w:type="dxa"/>
              <w:left w:w="100" w:type="dxa"/>
              <w:bottom w:w="100" w:type="dxa"/>
              <w:right w:w="100" w:type="dxa"/>
            </w:tcMar>
          </w:tcPr>
          <w:p w14:paraId="554A214B" w14:textId="77777777" w:rsidR="00AE7885" w:rsidRPr="00E9315E" w:rsidRDefault="008B0432" w:rsidP="00E9315E">
            <w:pPr>
              <w:widowControl w:val="0"/>
              <w:spacing w:line="360" w:lineRule="auto"/>
              <w:rPr>
                <w:rFonts w:ascii="Times New Roman" w:hAnsi="Times New Roman" w:cs="Times New Roman"/>
                <w:sz w:val="26"/>
                <w:szCs w:val="26"/>
              </w:rPr>
            </w:pPr>
            <w:r w:rsidRPr="00E9315E">
              <w:rPr>
                <w:rFonts w:ascii="Times New Roman" w:hAnsi="Times New Roman" w:cs="Times New Roman"/>
                <w:sz w:val="26"/>
                <w:szCs w:val="26"/>
              </w:rPr>
              <w:t>Thông tin cá nhân và tiến độ báo cáo của sinh viên và nhóm đã được cập nhật trong hệ thống.</w:t>
            </w:r>
          </w:p>
        </w:tc>
      </w:tr>
      <w:tr w:rsidR="00AE7885" w:rsidRPr="00E9315E" w14:paraId="758AFBC5" w14:textId="77777777">
        <w:tc>
          <w:tcPr>
            <w:tcW w:w="1980" w:type="dxa"/>
            <w:shd w:val="clear" w:color="auto" w:fill="auto"/>
            <w:tcMar>
              <w:top w:w="100" w:type="dxa"/>
              <w:left w:w="100" w:type="dxa"/>
              <w:bottom w:w="100" w:type="dxa"/>
              <w:right w:w="100" w:type="dxa"/>
            </w:tcMar>
          </w:tcPr>
          <w:p w14:paraId="5915C748" w14:textId="77777777" w:rsidR="00AE7885" w:rsidRPr="00E9315E" w:rsidRDefault="008B0432" w:rsidP="00E9315E">
            <w:pPr>
              <w:widowControl w:val="0"/>
              <w:spacing w:line="360" w:lineRule="auto"/>
              <w:rPr>
                <w:rFonts w:ascii="Times New Roman" w:hAnsi="Times New Roman" w:cs="Times New Roman"/>
                <w:b/>
                <w:sz w:val="26"/>
                <w:szCs w:val="26"/>
              </w:rPr>
            </w:pPr>
            <w:r w:rsidRPr="00E9315E">
              <w:rPr>
                <w:rFonts w:ascii="Times New Roman" w:hAnsi="Times New Roman" w:cs="Times New Roman"/>
                <w:b/>
                <w:sz w:val="26"/>
                <w:szCs w:val="26"/>
              </w:rPr>
              <w:t>Luồng cơ bản</w:t>
            </w:r>
          </w:p>
        </w:tc>
        <w:tc>
          <w:tcPr>
            <w:tcW w:w="7020" w:type="dxa"/>
            <w:shd w:val="clear" w:color="auto" w:fill="auto"/>
            <w:tcMar>
              <w:top w:w="100" w:type="dxa"/>
              <w:left w:w="100" w:type="dxa"/>
              <w:bottom w:w="100" w:type="dxa"/>
              <w:right w:w="100" w:type="dxa"/>
            </w:tcMar>
          </w:tcPr>
          <w:p w14:paraId="338AF1D8" w14:textId="77777777" w:rsidR="00AE7885" w:rsidRPr="00E9315E" w:rsidRDefault="008B0432" w:rsidP="00E9315E">
            <w:pPr>
              <w:widowControl w:val="0"/>
              <w:numPr>
                <w:ilvl w:val="0"/>
                <w:numId w:val="1"/>
              </w:numPr>
              <w:spacing w:line="360" w:lineRule="auto"/>
              <w:rPr>
                <w:rFonts w:ascii="Times New Roman" w:hAnsi="Times New Roman" w:cs="Times New Roman"/>
                <w:sz w:val="26"/>
                <w:szCs w:val="26"/>
              </w:rPr>
            </w:pPr>
            <w:r w:rsidRPr="00E9315E">
              <w:rPr>
                <w:rFonts w:ascii="Times New Roman" w:hAnsi="Times New Roman" w:cs="Times New Roman"/>
                <w:sz w:val="26"/>
                <w:szCs w:val="26"/>
              </w:rPr>
              <w:t>Sinh viên đăng nhập vào hệ thống.</w:t>
            </w:r>
          </w:p>
          <w:p w14:paraId="746CB964" w14:textId="77777777" w:rsidR="00AE7885" w:rsidRPr="00E9315E" w:rsidRDefault="008B0432" w:rsidP="00E9315E">
            <w:pPr>
              <w:widowControl w:val="0"/>
              <w:numPr>
                <w:ilvl w:val="0"/>
                <w:numId w:val="1"/>
              </w:numPr>
              <w:spacing w:line="360" w:lineRule="auto"/>
              <w:rPr>
                <w:rFonts w:ascii="Times New Roman" w:hAnsi="Times New Roman" w:cs="Times New Roman"/>
                <w:sz w:val="26"/>
                <w:szCs w:val="26"/>
              </w:rPr>
            </w:pPr>
            <w:r w:rsidRPr="00E9315E">
              <w:rPr>
                <w:rFonts w:ascii="Times New Roman" w:hAnsi="Times New Roman" w:cs="Times New Roman"/>
                <w:sz w:val="26"/>
                <w:szCs w:val="26"/>
              </w:rPr>
              <w:t>Sinh viên truy cập màn hình quản lý thông tin cá nhân và tiến độ nhóm</w:t>
            </w:r>
          </w:p>
          <w:p w14:paraId="0A112DF0" w14:textId="77777777" w:rsidR="00AE7885" w:rsidRPr="00E9315E" w:rsidRDefault="008B0432" w:rsidP="00E9315E">
            <w:pPr>
              <w:widowControl w:val="0"/>
              <w:numPr>
                <w:ilvl w:val="0"/>
                <w:numId w:val="1"/>
              </w:numPr>
              <w:spacing w:line="360" w:lineRule="auto"/>
              <w:rPr>
                <w:rFonts w:ascii="Times New Roman" w:hAnsi="Times New Roman" w:cs="Times New Roman"/>
                <w:sz w:val="26"/>
                <w:szCs w:val="26"/>
              </w:rPr>
            </w:pPr>
            <w:r w:rsidRPr="00E9315E">
              <w:rPr>
                <w:rFonts w:ascii="Times New Roman" w:hAnsi="Times New Roman" w:cs="Times New Roman"/>
                <w:sz w:val="26"/>
                <w:szCs w:val="26"/>
              </w:rPr>
              <w:t>Hệ thống hiển thị thông tin cá nhân của sinh viên, bao gồm tên, email, số điện thoại, và các thông tin cá nhân khác.</w:t>
            </w:r>
          </w:p>
          <w:p w14:paraId="501C065C" w14:textId="77777777" w:rsidR="00AE7885" w:rsidRPr="00E9315E" w:rsidRDefault="008B0432" w:rsidP="00E9315E">
            <w:pPr>
              <w:widowControl w:val="0"/>
              <w:numPr>
                <w:ilvl w:val="0"/>
                <w:numId w:val="1"/>
              </w:numPr>
              <w:spacing w:line="360" w:lineRule="auto"/>
              <w:rPr>
                <w:rFonts w:ascii="Times New Roman" w:hAnsi="Times New Roman" w:cs="Times New Roman"/>
                <w:sz w:val="26"/>
                <w:szCs w:val="26"/>
              </w:rPr>
            </w:pPr>
            <w:r w:rsidRPr="00E9315E">
              <w:rPr>
                <w:rFonts w:ascii="Times New Roman" w:hAnsi="Times New Roman" w:cs="Times New Roman"/>
                <w:sz w:val="26"/>
                <w:szCs w:val="26"/>
              </w:rPr>
              <w:t>Sinh viên có thể cập nhật các thông tin cá nhân nếu cần thiết, sau đó nhấn nút "Lưu" để cập nhật thông tin</w:t>
            </w:r>
          </w:p>
          <w:p w14:paraId="5E2CDDC6" w14:textId="77777777" w:rsidR="00AE7885" w:rsidRPr="00E9315E" w:rsidRDefault="008B0432" w:rsidP="00E9315E">
            <w:pPr>
              <w:widowControl w:val="0"/>
              <w:numPr>
                <w:ilvl w:val="0"/>
                <w:numId w:val="1"/>
              </w:numPr>
              <w:spacing w:line="360" w:lineRule="auto"/>
              <w:rPr>
                <w:rFonts w:ascii="Times New Roman" w:hAnsi="Times New Roman" w:cs="Times New Roman"/>
                <w:sz w:val="26"/>
                <w:szCs w:val="26"/>
              </w:rPr>
            </w:pPr>
            <w:r w:rsidRPr="00E9315E">
              <w:rPr>
                <w:rFonts w:ascii="Times New Roman" w:hAnsi="Times New Roman" w:cs="Times New Roman"/>
                <w:sz w:val="26"/>
                <w:szCs w:val="26"/>
              </w:rPr>
              <w:t>Hệ thống hiển thị thông tin về tiến độ báo cáo của nhóm đồ án của sinh viên, bao gồm các tiêu đề báo cáo, trạng thái tiến độ, và thời hạn hoàn thành</w:t>
            </w:r>
          </w:p>
          <w:p w14:paraId="7A44D369" w14:textId="77777777" w:rsidR="00AE7885" w:rsidRPr="00E9315E" w:rsidRDefault="008B0432" w:rsidP="00E9315E">
            <w:pPr>
              <w:widowControl w:val="0"/>
              <w:numPr>
                <w:ilvl w:val="0"/>
                <w:numId w:val="1"/>
              </w:numPr>
              <w:spacing w:line="360" w:lineRule="auto"/>
              <w:rPr>
                <w:rFonts w:ascii="Times New Roman" w:hAnsi="Times New Roman" w:cs="Times New Roman"/>
                <w:sz w:val="26"/>
                <w:szCs w:val="26"/>
              </w:rPr>
            </w:pPr>
            <w:r w:rsidRPr="00E9315E">
              <w:rPr>
                <w:rFonts w:ascii="Times New Roman" w:hAnsi="Times New Roman" w:cs="Times New Roman"/>
                <w:sz w:val="26"/>
                <w:szCs w:val="26"/>
              </w:rPr>
              <w:t>Sinh viên có thể cập nhật tiến độ của báo cáo, thay đổi trạng thái (đang thực hiện, đã hoàn thành, chưa bắt đầu, v.v.), và cung cấp các thông tin khác liên quan đến tiến độ báo cáo của nhóm</w:t>
            </w:r>
          </w:p>
          <w:p w14:paraId="3D6F6538" w14:textId="77777777" w:rsidR="00AE7885" w:rsidRPr="00E9315E" w:rsidRDefault="008B0432" w:rsidP="00E9315E">
            <w:pPr>
              <w:widowControl w:val="0"/>
              <w:numPr>
                <w:ilvl w:val="0"/>
                <w:numId w:val="1"/>
              </w:numPr>
              <w:spacing w:line="360" w:lineRule="auto"/>
              <w:rPr>
                <w:rFonts w:ascii="Times New Roman" w:hAnsi="Times New Roman" w:cs="Times New Roman"/>
                <w:sz w:val="26"/>
                <w:szCs w:val="26"/>
              </w:rPr>
            </w:pPr>
            <w:r w:rsidRPr="00E9315E">
              <w:rPr>
                <w:rFonts w:ascii="Times New Roman" w:hAnsi="Times New Roman" w:cs="Times New Roman"/>
                <w:sz w:val="26"/>
                <w:szCs w:val="26"/>
              </w:rPr>
              <w:t>Sau khi cập nhật, sinh viên nhấn nút "Lưu" để cập nhật tiến độ báo cáo.</w:t>
            </w:r>
          </w:p>
        </w:tc>
      </w:tr>
      <w:tr w:rsidR="00AE7885" w:rsidRPr="00E9315E" w14:paraId="2E980167" w14:textId="77777777">
        <w:tc>
          <w:tcPr>
            <w:tcW w:w="1980" w:type="dxa"/>
            <w:shd w:val="clear" w:color="auto" w:fill="auto"/>
            <w:tcMar>
              <w:top w:w="100" w:type="dxa"/>
              <w:left w:w="100" w:type="dxa"/>
              <w:bottom w:w="100" w:type="dxa"/>
              <w:right w:w="100" w:type="dxa"/>
            </w:tcMar>
          </w:tcPr>
          <w:p w14:paraId="6FE99A04" w14:textId="77777777" w:rsidR="00AE7885" w:rsidRPr="00E9315E" w:rsidRDefault="008B0432" w:rsidP="00E9315E">
            <w:pPr>
              <w:widowControl w:val="0"/>
              <w:spacing w:line="360" w:lineRule="auto"/>
              <w:rPr>
                <w:rFonts w:ascii="Times New Roman" w:hAnsi="Times New Roman" w:cs="Times New Roman"/>
                <w:b/>
                <w:sz w:val="26"/>
                <w:szCs w:val="26"/>
              </w:rPr>
            </w:pPr>
            <w:r w:rsidRPr="00E9315E">
              <w:rPr>
                <w:rFonts w:ascii="Times New Roman" w:hAnsi="Times New Roman" w:cs="Times New Roman"/>
                <w:b/>
                <w:sz w:val="26"/>
                <w:szCs w:val="26"/>
              </w:rPr>
              <w:t>Luồng ngoại lệ</w:t>
            </w:r>
          </w:p>
        </w:tc>
        <w:tc>
          <w:tcPr>
            <w:tcW w:w="7020" w:type="dxa"/>
            <w:shd w:val="clear" w:color="auto" w:fill="auto"/>
            <w:tcMar>
              <w:top w:w="100" w:type="dxa"/>
              <w:left w:w="100" w:type="dxa"/>
              <w:bottom w:w="100" w:type="dxa"/>
              <w:right w:w="100" w:type="dxa"/>
            </w:tcMar>
          </w:tcPr>
          <w:p w14:paraId="6FC6898E" w14:textId="77777777" w:rsidR="00AE7885" w:rsidRPr="00E9315E" w:rsidRDefault="008B0432" w:rsidP="00E9315E">
            <w:pPr>
              <w:widowControl w:val="0"/>
              <w:spacing w:line="360" w:lineRule="auto"/>
              <w:rPr>
                <w:rFonts w:ascii="Times New Roman" w:hAnsi="Times New Roman" w:cs="Times New Roman"/>
                <w:sz w:val="26"/>
                <w:szCs w:val="26"/>
              </w:rPr>
            </w:pPr>
            <w:r w:rsidRPr="00E9315E">
              <w:rPr>
                <w:rFonts w:ascii="Times New Roman" w:hAnsi="Times New Roman" w:cs="Times New Roman"/>
                <w:sz w:val="26"/>
                <w:szCs w:val="26"/>
              </w:rPr>
              <w:t xml:space="preserve">Nếu Sinh viên cung cấp thông tin cá nhân không hợp lệ hoặc có </w:t>
            </w:r>
            <w:r w:rsidRPr="00E9315E">
              <w:rPr>
                <w:rFonts w:ascii="Times New Roman" w:hAnsi="Times New Roman" w:cs="Times New Roman"/>
                <w:sz w:val="26"/>
                <w:szCs w:val="26"/>
              </w:rPr>
              <w:lastRenderedPageBreak/>
              <w:t>lỗi, hệ thống hiển thị thông báo lỗi và yêu cầu nhập lại thông tin hợp lệ.</w:t>
            </w:r>
          </w:p>
        </w:tc>
      </w:tr>
    </w:tbl>
    <w:p w14:paraId="187A86CA" w14:textId="77777777" w:rsidR="00AE7885" w:rsidRPr="00E9315E" w:rsidRDefault="00AE7885" w:rsidP="00E9315E">
      <w:pPr>
        <w:spacing w:line="360" w:lineRule="auto"/>
        <w:rPr>
          <w:rFonts w:ascii="Times New Roman" w:hAnsi="Times New Roman" w:cs="Times New Roman"/>
          <w:sz w:val="26"/>
          <w:szCs w:val="26"/>
        </w:rPr>
      </w:pPr>
    </w:p>
    <w:p w14:paraId="2F91B9F7" w14:textId="77777777" w:rsidR="00AE7885" w:rsidRPr="00E9315E" w:rsidRDefault="008B0432" w:rsidP="00E9315E">
      <w:pPr>
        <w:pStyle w:val="Heading3"/>
        <w:spacing w:line="360" w:lineRule="auto"/>
        <w:rPr>
          <w:rFonts w:ascii="Times New Roman" w:hAnsi="Times New Roman" w:cs="Times New Roman"/>
          <w:b/>
          <w:color w:val="auto"/>
          <w:sz w:val="26"/>
          <w:szCs w:val="26"/>
        </w:rPr>
      </w:pPr>
      <w:bookmarkStart w:id="75" w:name="_wx67kifh29s0" w:colFirst="0" w:colLast="0"/>
      <w:bookmarkStart w:id="76" w:name="_Toc150318078"/>
      <w:bookmarkEnd w:id="75"/>
      <w:r w:rsidRPr="00E9315E">
        <w:rPr>
          <w:rFonts w:ascii="Times New Roman" w:hAnsi="Times New Roman" w:cs="Times New Roman"/>
          <w:b/>
          <w:color w:val="auto"/>
          <w:sz w:val="26"/>
          <w:szCs w:val="26"/>
        </w:rPr>
        <w:t>2.3.7 Theo dõi tiến trình</w:t>
      </w:r>
      <w:bookmarkEnd w:id="76"/>
    </w:p>
    <w:p w14:paraId="0498169F" w14:textId="77777777" w:rsidR="00AE7885" w:rsidRPr="00E9315E" w:rsidRDefault="00AE7885" w:rsidP="00E9315E">
      <w:pPr>
        <w:spacing w:line="360" w:lineRule="auto"/>
        <w:rPr>
          <w:rFonts w:ascii="Times New Roman" w:hAnsi="Times New Roman" w:cs="Times New Roman"/>
          <w:sz w:val="26"/>
          <w:szCs w:val="26"/>
        </w:rPr>
      </w:pPr>
    </w:p>
    <w:tbl>
      <w:tblPr>
        <w:tblStyle w:val="a9"/>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7020"/>
      </w:tblGrid>
      <w:tr w:rsidR="00AE7885" w:rsidRPr="00E9315E" w14:paraId="14169367" w14:textId="77777777">
        <w:tc>
          <w:tcPr>
            <w:tcW w:w="1980" w:type="dxa"/>
            <w:shd w:val="clear" w:color="auto" w:fill="auto"/>
            <w:tcMar>
              <w:top w:w="100" w:type="dxa"/>
              <w:left w:w="100" w:type="dxa"/>
              <w:bottom w:w="100" w:type="dxa"/>
              <w:right w:w="100" w:type="dxa"/>
            </w:tcMar>
          </w:tcPr>
          <w:p w14:paraId="59A875BA" w14:textId="77777777" w:rsidR="00AE7885" w:rsidRPr="00E9315E" w:rsidRDefault="008B0432" w:rsidP="00E9315E">
            <w:pPr>
              <w:widowControl w:val="0"/>
              <w:spacing w:line="360" w:lineRule="auto"/>
              <w:rPr>
                <w:rFonts w:ascii="Times New Roman" w:hAnsi="Times New Roman" w:cs="Times New Roman"/>
                <w:b/>
                <w:sz w:val="26"/>
                <w:szCs w:val="26"/>
              </w:rPr>
            </w:pPr>
            <w:r w:rsidRPr="00E9315E">
              <w:rPr>
                <w:rFonts w:ascii="Times New Roman" w:hAnsi="Times New Roman" w:cs="Times New Roman"/>
                <w:b/>
                <w:sz w:val="26"/>
                <w:szCs w:val="26"/>
              </w:rPr>
              <w:t xml:space="preserve">Tên Use Case </w:t>
            </w:r>
          </w:p>
        </w:tc>
        <w:tc>
          <w:tcPr>
            <w:tcW w:w="7020" w:type="dxa"/>
            <w:shd w:val="clear" w:color="auto" w:fill="auto"/>
            <w:tcMar>
              <w:top w:w="100" w:type="dxa"/>
              <w:left w:w="100" w:type="dxa"/>
              <w:bottom w:w="100" w:type="dxa"/>
              <w:right w:w="100" w:type="dxa"/>
            </w:tcMar>
          </w:tcPr>
          <w:p w14:paraId="2EB9419B" w14:textId="77777777" w:rsidR="00AE7885" w:rsidRPr="00E9315E" w:rsidRDefault="008B0432" w:rsidP="00E9315E">
            <w:pPr>
              <w:widowControl w:val="0"/>
              <w:spacing w:line="360" w:lineRule="auto"/>
              <w:rPr>
                <w:rFonts w:ascii="Times New Roman" w:hAnsi="Times New Roman" w:cs="Times New Roman"/>
                <w:sz w:val="26"/>
                <w:szCs w:val="26"/>
              </w:rPr>
            </w:pPr>
            <w:r w:rsidRPr="00E9315E">
              <w:rPr>
                <w:rFonts w:ascii="Times New Roman" w:hAnsi="Times New Roman" w:cs="Times New Roman"/>
                <w:sz w:val="26"/>
                <w:szCs w:val="26"/>
              </w:rPr>
              <w:t>Theo dõi tiến trình báo cáo</w:t>
            </w:r>
          </w:p>
        </w:tc>
      </w:tr>
      <w:tr w:rsidR="00AE7885" w:rsidRPr="00E9315E" w14:paraId="21FE00D9" w14:textId="77777777">
        <w:tc>
          <w:tcPr>
            <w:tcW w:w="1980" w:type="dxa"/>
            <w:shd w:val="clear" w:color="auto" w:fill="auto"/>
            <w:tcMar>
              <w:top w:w="100" w:type="dxa"/>
              <w:left w:w="100" w:type="dxa"/>
              <w:bottom w:w="100" w:type="dxa"/>
              <w:right w:w="100" w:type="dxa"/>
            </w:tcMar>
          </w:tcPr>
          <w:p w14:paraId="4121A3D2" w14:textId="77777777" w:rsidR="00AE7885" w:rsidRPr="00E9315E" w:rsidRDefault="008B0432" w:rsidP="00E9315E">
            <w:pPr>
              <w:widowControl w:val="0"/>
              <w:spacing w:line="360" w:lineRule="auto"/>
              <w:rPr>
                <w:rFonts w:ascii="Times New Roman" w:hAnsi="Times New Roman" w:cs="Times New Roman"/>
                <w:b/>
                <w:sz w:val="26"/>
                <w:szCs w:val="26"/>
              </w:rPr>
            </w:pPr>
            <w:r w:rsidRPr="00E9315E">
              <w:rPr>
                <w:rFonts w:ascii="Times New Roman" w:hAnsi="Times New Roman" w:cs="Times New Roman"/>
                <w:b/>
                <w:sz w:val="26"/>
                <w:szCs w:val="26"/>
              </w:rPr>
              <w:t>Mô tả</w:t>
            </w:r>
          </w:p>
        </w:tc>
        <w:tc>
          <w:tcPr>
            <w:tcW w:w="7020" w:type="dxa"/>
            <w:shd w:val="clear" w:color="auto" w:fill="auto"/>
            <w:tcMar>
              <w:top w:w="100" w:type="dxa"/>
              <w:left w:w="100" w:type="dxa"/>
              <w:bottom w:w="100" w:type="dxa"/>
              <w:right w:w="100" w:type="dxa"/>
            </w:tcMar>
          </w:tcPr>
          <w:p w14:paraId="42967B1E" w14:textId="77777777" w:rsidR="00AE7885" w:rsidRPr="00E9315E" w:rsidRDefault="008B0432" w:rsidP="00E9315E">
            <w:pPr>
              <w:widowControl w:val="0"/>
              <w:spacing w:line="360" w:lineRule="auto"/>
              <w:rPr>
                <w:rFonts w:ascii="Times New Roman" w:hAnsi="Times New Roman" w:cs="Times New Roman"/>
                <w:sz w:val="26"/>
                <w:szCs w:val="26"/>
              </w:rPr>
            </w:pPr>
            <w:r w:rsidRPr="00E9315E">
              <w:rPr>
                <w:rFonts w:ascii="Times New Roman" w:hAnsi="Times New Roman" w:cs="Times New Roman"/>
                <w:sz w:val="26"/>
                <w:szCs w:val="26"/>
              </w:rPr>
              <w:t>Use Case này mô tả quá trình cho Giảng viên theo dõi tiến độ của báo cáo đồ án của Sinh viên để đánh giá chất lượng báo cáo cuối kỳ.</w:t>
            </w:r>
          </w:p>
        </w:tc>
      </w:tr>
      <w:tr w:rsidR="00AE7885" w:rsidRPr="00E9315E" w14:paraId="038937A4" w14:textId="77777777">
        <w:tc>
          <w:tcPr>
            <w:tcW w:w="1980" w:type="dxa"/>
            <w:shd w:val="clear" w:color="auto" w:fill="auto"/>
            <w:tcMar>
              <w:top w:w="100" w:type="dxa"/>
              <w:left w:w="100" w:type="dxa"/>
              <w:bottom w:w="100" w:type="dxa"/>
              <w:right w:w="100" w:type="dxa"/>
            </w:tcMar>
          </w:tcPr>
          <w:p w14:paraId="28733B3B" w14:textId="77777777" w:rsidR="00AE7885" w:rsidRPr="00E9315E" w:rsidRDefault="008B0432" w:rsidP="00E9315E">
            <w:pPr>
              <w:widowControl w:val="0"/>
              <w:spacing w:line="360" w:lineRule="auto"/>
              <w:rPr>
                <w:rFonts w:ascii="Times New Roman" w:hAnsi="Times New Roman" w:cs="Times New Roman"/>
                <w:b/>
                <w:sz w:val="26"/>
                <w:szCs w:val="26"/>
                <w:highlight w:val="white"/>
              </w:rPr>
            </w:pPr>
            <w:r w:rsidRPr="00E9315E">
              <w:rPr>
                <w:rFonts w:ascii="Times New Roman" w:hAnsi="Times New Roman" w:cs="Times New Roman"/>
                <w:b/>
                <w:sz w:val="26"/>
                <w:szCs w:val="26"/>
                <w:highlight w:val="white"/>
              </w:rPr>
              <w:t>Tác nhân</w:t>
            </w:r>
          </w:p>
        </w:tc>
        <w:tc>
          <w:tcPr>
            <w:tcW w:w="7020" w:type="dxa"/>
            <w:shd w:val="clear" w:color="auto" w:fill="auto"/>
            <w:tcMar>
              <w:top w:w="100" w:type="dxa"/>
              <w:left w:w="100" w:type="dxa"/>
              <w:bottom w:w="100" w:type="dxa"/>
              <w:right w:w="100" w:type="dxa"/>
            </w:tcMar>
          </w:tcPr>
          <w:p w14:paraId="67B41B53" w14:textId="77777777" w:rsidR="00AE7885" w:rsidRPr="00E9315E" w:rsidRDefault="008B0432" w:rsidP="00E9315E">
            <w:pPr>
              <w:widowControl w:val="0"/>
              <w:spacing w:line="360" w:lineRule="auto"/>
              <w:rPr>
                <w:rFonts w:ascii="Times New Roman" w:hAnsi="Times New Roman" w:cs="Times New Roman"/>
                <w:sz w:val="26"/>
                <w:szCs w:val="26"/>
              </w:rPr>
            </w:pPr>
            <w:r w:rsidRPr="00E9315E">
              <w:rPr>
                <w:rFonts w:ascii="Times New Roman" w:hAnsi="Times New Roman" w:cs="Times New Roman"/>
                <w:sz w:val="26"/>
                <w:szCs w:val="26"/>
              </w:rPr>
              <w:t>Giảng viên</w:t>
            </w:r>
          </w:p>
        </w:tc>
      </w:tr>
      <w:tr w:rsidR="00AE7885" w:rsidRPr="00E9315E" w14:paraId="77A784E2" w14:textId="77777777">
        <w:tc>
          <w:tcPr>
            <w:tcW w:w="1980" w:type="dxa"/>
            <w:shd w:val="clear" w:color="auto" w:fill="auto"/>
            <w:tcMar>
              <w:top w:w="100" w:type="dxa"/>
              <w:left w:w="100" w:type="dxa"/>
              <w:bottom w:w="100" w:type="dxa"/>
              <w:right w:w="100" w:type="dxa"/>
            </w:tcMar>
          </w:tcPr>
          <w:p w14:paraId="4228450D" w14:textId="77777777" w:rsidR="00AE7885" w:rsidRPr="00E9315E" w:rsidRDefault="008B0432" w:rsidP="00E9315E">
            <w:pPr>
              <w:widowControl w:val="0"/>
              <w:spacing w:line="360" w:lineRule="auto"/>
              <w:rPr>
                <w:rFonts w:ascii="Times New Roman" w:hAnsi="Times New Roman" w:cs="Times New Roman"/>
                <w:b/>
                <w:sz w:val="26"/>
                <w:szCs w:val="26"/>
              </w:rPr>
            </w:pPr>
            <w:r w:rsidRPr="00E9315E">
              <w:rPr>
                <w:rFonts w:ascii="Times New Roman" w:hAnsi="Times New Roman" w:cs="Times New Roman"/>
                <w:b/>
                <w:sz w:val="26"/>
                <w:szCs w:val="26"/>
              </w:rPr>
              <w:t>Tiền điều kiện</w:t>
            </w:r>
          </w:p>
        </w:tc>
        <w:tc>
          <w:tcPr>
            <w:tcW w:w="7020" w:type="dxa"/>
            <w:shd w:val="clear" w:color="auto" w:fill="auto"/>
            <w:tcMar>
              <w:top w:w="100" w:type="dxa"/>
              <w:left w:w="100" w:type="dxa"/>
              <w:bottom w:w="100" w:type="dxa"/>
              <w:right w:w="100" w:type="dxa"/>
            </w:tcMar>
          </w:tcPr>
          <w:p w14:paraId="1DEDDF96" w14:textId="77777777" w:rsidR="00AE7885" w:rsidRPr="00E9315E" w:rsidRDefault="008B0432" w:rsidP="00E9315E">
            <w:pPr>
              <w:widowControl w:val="0"/>
              <w:numPr>
                <w:ilvl w:val="0"/>
                <w:numId w:val="22"/>
              </w:numPr>
              <w:spacing w:before="120" w:line="360" w:lineRule="auto"/>
              <w:rPr>
                <w:rFonts w:ascii="Times New Roman" w:hAnsi="Times New Roman" w:cs="Times New Roman"/>
                <w:sz w:val="26"/>
                <w:szCs w:val="26"/>
              </w:rPr>
            </w:pPr>
            <w:r w:rsidRPr="00E9315E">
              <w:rPr>
                <w:rFonts w:ascii="Times New Roman" w:hAnsi="Times New Roman" w:cs="Times New Roman"/>
                <w:sz w:val="26"/>
                <w:szCs w:val="26"/>
              </w:rPr>
              <w:t>Giảng viên đã đăng nhập vào hệ thống.</w:t>
            </w:r>
          </w:p>
          <w:p w14:paraId="49A74B7E" w14:textId="77777777" w:rsidR="00AE7885" w:rsidRPr="00E9315E" w:rsidRDefault="008B0432" w:rsidP="00E9315E">
            <w:pPr>
              <w:widowControl w:val="0"/>
              <w:numPr>
                <w:ilvl w:val="0"/>
                <w:numId w:val="22"/>
              </w:numPr>
              <w:spacing w:line="360" w:lineRule="auto"/>
              <w:rPr>
                <w:rFonts w:ascii="Times New Roman" w:hAnsi="Times New Roman" w:cs="Times New Roman"/>
                <w:sz w:val="26"/>
                <w:szCs w:val="26"/>
              </w:rPr>
            </w:pPr>
            <w:r w:rsidRPr="00E9315E">
              <w:rPr>
                <w:rFonts w:ascii="Times New Roman" w:hAnsi="Times New Roman" w:cs="Times New Roman"/>
                <w:sz w:val="26"/>
                <w:szCs w:val="26"/>
              </w:rPr>
              <w:t>Sinh viên đã đăng ký vào đồ án mà Giảng viên hướng dẫn.</w:t>
            </w:r>
          </w:p>
          <w:p w14:paraId="3207FDFC" w14:textId="77777777" w:rsidR="00AE7885" w:rsidRPr="00E9315E" w:rsidRDefault="008B0432" w:rsidP="00E9315E">
            <w:pPr>
              <w:widowControl w:val="0"/>
              <w:numPr>
                <w:ilvl w:val="0"/>
                <w:numId w:val="22"/>
              </w:numPr>
              <w:spacing w:line="360" w:lineRule="auto"/>
              <w:rPr>
                <w:rFonts w:ascii="Times New Roman" w:hAnsi="Times New Roman" w:cs="Times New Roman"/>
                <w:sz w:val="26"/>
                <w:szCs w:val="26"/>
              </w:rPr>
            </w:pPr>
            <w:r w:rsidRPr="00E9315E">
              <w:rPr>
                <w:rFonts w:ascii="Times New Roman" w:hAnsi="Times New Roman" w:cs="Times New Roman"/>
                <w:sz w:val="26"/>
                <w:szCs w:val="26"/>
              </w:rPr>
              <w:t>Sinh viên đã bắt đầu thực hiện báo cáo đồ án.</w:t>
            </w:r>
          </w:p>
        </w:tc>
      </w:tr>
      <w:tr w:rsidR="00AE7885" w:rsidRPr="00E9315E" w14:paraId="3318AF4C" w14:textId="77777777">
        <w:tc>
          <w:tcPr>
            <w:tcW w:w="1980" w:type="dxa"/>
            <w:shd w:val="clear" w:color="auto" w:fill="auto"/>
            <w:tcMar>
              <w:top w:w="100" w:type="dxa"/>
              <w:left w:w="100" w:type="dxa"/>
              <w:bottom w:w="100" w:type="dxa"/>
              <w:right w:w="100" w:type="dxa"/>
            </w:tcMar>
          </w:tcPr>
          <w:p w14:paraId="70A1D838" w14:textId="77777777" w:rsidR="00AE7885" w:rsidRPr="00E9315E" w:rsidRDefault="008B0432" w:rsidP="00E9315E">
            <w:pPr>
              <w:widowControl w:val="0"/>
              <w:spacing w:line="360" w:lineRule="auto"/>
              <w:rPr>
                <w:rFonts w:ascii="Times New Roman" w:hAnsi="Times New Roman" w:cs="Times New Roman"/>
                <w:b/>
                <w:sz w:val="26"/>
                <w:szCs w:val="26"/>
              </w:rPr>
            </w:pPr>
            <w:r w:rsidRPr="00E9315E">
              <w:rPr>
                <w:rFonts w:ascii="Times New Roman" w:hAnsi="Times New Roman" w:cs="Times New Roman"/>
                <w:b/>
                <w:sz w:val="26"/>
                <w:szCs w:val="26"/>
                <w:highlight w:val="white"/>
              </w:rPr>
              <w:t>Hậu điều kiện</w:t>
            </w:r>
          </w:p>
        </w:tc>
        <w:tc>
          <w:tcPr>
            <w:tcW w:w="7020" w:type="dxa"/>
            <w:shd w:val="clear" w:color="auto" w:fill="auto"/>
            <w:tcMar>
              <w:top w:w="100" w:type="dxa"/>
              <w:left w:w="100" w:type="dxa"/>
              <w:bottom w:w="100" w:type="dxa"/>
              <w:right w:w="100" w:type="dxa"/>
            </w:tcMar>
          </w:tcPr>
          <w:p w14:paraId="0BF0E1F2" w14:textId="77777777" w:rsidR="00AE7885" w:rsidRPr="00E9315E" w:rsidRDefault="008B0432" w:rsidP="00E9315E">
            <w:pPr>
              <w:widowControl w:val="0"/>
              <w:spacing w:line="360" w:lineRule="auto"/>
              <w:rPr>
                <w:rFonts w:ascii="Times New Roman" w:hAnsi="Times New Roman" w:cs="Times New Roman"/>
                <w:sz w:val="26"/>
                <w:szCs w:val="26"/>
              </w:rPr>
            </w:pPr>
            <w:r w:rsidRPr="00E9315E">
              <w:rPr>
                <w:rFonts w:ascii="Times New Roman" w:hAnsi="Times New Roman" w:cs="Times New Roman"/>
                <w:sz w:val="26"/>
                <w:szCs w:val="26"/>
              </w:rPr>
              <w:t>Giảng viên đã theo dõi tiến độ của báo cáo đồ án và có thông tin để đánh giá chất lượng.</w:t>
            </w:r>
          </w:p>
        </w:tc>
      </w:tr>
      <w:tr w:rsidR="00AE7885" w:rsidRPr="00E9315E" w14:paraId="15337941" w14:textId="77777777">
        <w:tc>
          <w:tcPr>
            <w:tcW w:w="1980" w:type="dxa"/>
            <w:shd w:val="clear" w:color="auto" w:fill="auto"/>
            <w:tcMar>
              <w:top w:w="100" w:type="dxa"/>
              <w:left w:w="100" w:type="dxa"/>
              <w:bottom w:w="100" w:type="dxa"/>
              <w:right w:w="100" w:type="dxa"/>
            </w:tcMar>
          </w:tcPr>
          <w:p w14:paraId="5509BACB" w14:textId="77777777" w:rsidR="00AE7885" w:rsidRPr="00E9315E" w:rsidRDefault="008B0432" w:rsidP="00E9315E">
            <w:pPr>
              <w:widowControl w:val="0"/>
              <w:spacing w:line="360" w:lineRule="auto"/>
              <w:rPr>
                <w:rFonts w:ascii="Times New Roman" w:hAnsi="Times New Roman" w:cs="Times New Roman"/>
                <w:b/>
                <w:sz w:val="26"/>
                <w:szCs w:val="26"/>
              </w:rPr>
            </w:pPr>
            <w:r w:rsidRPr="00E9315E">
              <w:rPr>
                <w:rFonts w:ascii="Times New Roman" w:hAnsi="Times New Roman" w:cs="Times New Roman"/>
                <w:b/>
                <w:sz w:val="26"/>
                <w:szCs w:val="26"/>
              </w:rPr>
              <w:t>Luồng cơ bản</w:t>
            </w:r>
          </w:p>
        </w:tc>
        <w:tc>
          <w:tcPr>
            <w:tcW w:w="7020" w:type="dxa"/>
            <w:shd w:val="clear" w:color="auto" w:fill="auto"/>
            <w:tcMar>
              <w:top w:w="100" w:type="dxa"/>
              <w:left w:w="100" w:type="dxa"/>
              <w:bottom w:w="100" w:type="dxa"/>
              <w:right w:w="100" w:type="dxa"/>
            </w:tcMar>
          </w:tcPr>
          <w:p w14:paraId="714FE2D2" w14:textId="77777777" w:rsidR="00AE7885" w:rsidRPr="00E9315E" w:rsidRDefault="008B0432" w:rsidP="00E9315E">
            <w:pPr>
              <w:widowControl w:val="0"/>
              <w:numPr>
                <w:ilvl w:val="0"/>
                <w:numId w:val="32"/>
              </w:numPr>
              <w:spacing w:line="360" w:lineRule="auto"/>
              <w:rPr>
                <w:rFonts w:ascii="Times New Roman" w:hAnsi="Times New Roman" w:cs="Times New Roman"/>
                <w:sz w:val="26"/>
                <w:szCs w:val="26"/>
              </w:rPr>
            </w:pPr>
            <w:r w:rsidRPr="00E9315E">
              <w:rPr>
                <w:rFonts w:ascii="Times New Roman" w:hAnsi="Times New Roman" w:cs="Times New Roman"/>
                <w:sz w:val="26"/>
                <w:szCs w:val="26"/>
              </w:rPr>
              <w:t>Giảng viên đăng nhập vào hệ thống</w:t>
            </w:r>
          </w:p>
          <w:p w14:paraId="20BD93C4" w14:textId="77777777" w:rsidR="00AE7885" w:rsidRPr="00E9315E" w:rsidRDefault="008B0432" w:rsidP="00E9315E">
            <w:pPr>
              <w:widowControl w:val="0"/>
              <w:numPr>
                <w:ilvl w:val="0"/>
                <w:numId w:val="32"/>
              </w:numPr>
              <w:spacing w:line="360" w:lineRule="auto"/>
              <w:rPr>
                <w:rFonts w:ascii="Times New Roman" w:hAnsi="Times New Roman" w:cs="Times New Roman"/>
                <w:sz w:val="26"/>
                <w:szCs w:val="26"/>
              </w:rPr>
            </w:pPr>
            <w:r w:rsidRPr="00E9315E">
              <w:rPr>
                <w:rFonts w:ascii="Times New Roman" w:hAnsi="Times New Roman" w:cs="Times New Roman"/>
                <w:sz w:val="26"/>
                <w:szCs w:val="26"/>
              </w:rPr>
              <w:t>Giảng viên truy cập màn hình theo dõi tiến trình báo cáo.</w:t>
            </w:r>
          </w:p>
          <w:p w14:paraId="23DA9B40" w14:textId="77777777" w:rsidR="00AE7885" w:rsidRPr="00E9315E" w:rsidRDefault="008B0432" w:rsidP="00E9315E">
            <w:pPr>
              <w:widowControl w:val="0"/>
              <w:numPr>
                <w:ilvl w:val="0"/>
                <w:numId w:val="32"/>
              </w:numPr>
              <w:spacing w:line="360" w:lineRule="auto"/>
              <w:rPr>
                <w:rFonts w:ascii="Times New Roman" w:hAnsi="Times New Roman" w:cs="Times New Roman"/>
                <w:sz w:val="26"/>
                <w:szCs w:val="26"/>
              </w:rPr>
            </w:pPr>
            <w:r w:rsidRPr="00E9315E">
              <w:rPr>
                <w:rFonts w:ascii="Times New Roman" w:hAnsi="Times New Roman" w:cs="Times New Roman"/>
                <w:sz w:val="26"/>
                <w:szCs w:val="26"/>
              </w:rPr>
              <w:t>Hệ thống hiển thị danh sách các Sinh viên đã đăng ký vào đồ án mà Giảng viên hướng dẫn</w:t>
            </w:r>
          </w:p>
          <w:p w14:paraId="14829FF3" w14:textId="77777777" w:rsidR="00AE7885" w:rsidRPr="00E9315E" w:rsidRDefault="008B0432" w:rsidP="00E9315E">
            <w:pPr>
              <w:widowControl w:val="0"/>
              <w:numPr>
                <w:ilvl w:val="0"/>
                <w:numId w:val="32"/>
              </w:numPr>
              <w:spacing w:line="360" w:lineRule="auto"/>
              <w:rPr>
                <w:rFonts w:ascii="Times New Roman" w:hAnsi="Times New Roman" w:cs="Times New Roman"/>
                <w:sz w:val="26"/>
                <w:szCs w:val="26"/>
              </w:rPr>
            </w:pPr>
            <w:r w:rsidRPr="00E9315E">
              <w:rPr>
                <w:rFonts w:ascii="Times New Roman" w:hAnsi="Times New Roman" w:cs="Times New Roman"/>
                <w:sz w:val="26"/>
                <w:szCs w:val="26"/>
              </w:rPr>
              <w:t>Giảng viên chọn Sinh viên cụ thể để theo dõi tiến trình.</w:t>
            </w:r>
          </w:p>
          <w:p w14:paraId="723EDB81" w14:textId="77777777" w:rsidR="00AE7885" w:rsidRPr="00E9315E" w:rsidRDefault="008B0432" w:rsidP="00E9315E">
            <w:pPr>
              <w:widowControl w:val="0"/>
              <w:numPr>
                <w:ilvl w:val="0"/>
                <w:numId w:val="32"/>
              </w:numPr>
              <w:spacing w:line="360" w:lineRule="auto"/>
              <w:rPr>
                <w:rFonts w:ascii="Times New Roman" w:hAnsi="Times New Roman" w:cs="Times New Roman"/>
                <w:sz w:val="26"/>
                <w:szCs w:val="26"/>
              </w:rPr>
            </w:pPr>
            <w:r w:rsidRPr="00E9315E">
              <w:rPr>
                <w:rFonts w:ascii="Times New Roman" w:hAnsi="Times New Roman" w:cs="Times New Roman"/>
                <w:sz w:val="26"/>
                <w:szCs w:val="26"/>
              </w:rPr>
              <w:t>Hệ thống hiển thị thông tin về tiến độ báo cáo của Sinh viên, bao gồm tiêu đề báo cáo, trạng thái tiến độ, và thời hạn hoàn thành</w:t>
            </w:r>
          </w:p>
          <w:p w14:paraId="7077E6D6" w14:textId="77777777" w:rsidR="00AE7885" w:rsidRPr="00E9315E" w:rsidRDefault="008B0432" w:rsidP="00E9315E">
            <w:pPr>
              <w:widowControl w:val="0"/>
              <w:numPr>
                <w:ilvl w:val="0"/>
                <w:numId w:val="32"/>
              </w:numPr>
              <w:spacing w:line="360" w:lineRule="auto"/>
              <w:rPr>
                <w:rFonts w:ascii="Times New Roman" w:hAnsi="Times New Roman" w:cs="Times New Roman"/>
                <w:sz w:val="26"/>
                <w:szCs w:val="26"/>
              </w:rPr>
            </w:pPr>
            <w:r w:rsidRPr="00E9315E">
              <w:rPr>
                <w:rFonts w:ascii="Times New Roman" w:hAnsi="Times New Roman" w:cs="Times New Roman"/>
                <w:sz w:val="26"/>
                <w:szCs w:val="26"/>
              </w:rPr>
              <w:t xml:space="preserve">Giảng viên theo dõi tiến độ báo cáo, kiểm tra các tài liệu trung gian, ghi chú, và bất kỳ thông tin liên quan khác từ </w:t>
            </w:r>
            <w:r w:rsidRPr="00E9315E">
              <w:rPr>
                <w:rFonts w:ascii="Times New Roman" w:hAnsi="Times New Roman" w:cs="Times New Roman"/>
                <w:sz w:val="26"/>
                <w:szCs w:val="26"/>
              </w:rPr>
              <w:lastRenderedPageBreak/>
              <w:t>Sinh viên.</w:t>
            </w:r>
          </w:p>
          <w:p w14:paraId="42DF8D10" w14:textId="77777777" w:rsidR="00AE7885" w:rsidRPr="00E9315E" w:rsidRDefault="008B0432" w:rsidP="00E9315E">
            <w:pPr>
              <w:widowControl w:val="0"/>
              <w:numPr>
                <w:ilvl w:val="0"/>
                <w:numId w:val="32"/>
              </w:numPr>
              <w:spacing w:line="360" w:lineRule="auto"/>
              <w:rPr>
                <w:rFonts w:ascii="Times New Roman" w:hAnsi="Times New Roman" w:cs="Times New Roman"/>
                <w:sz w:val="26"/>
                <w:szCs w:val="26"/>
              </w:rPr>
            </w:pPr>
            <w:r w:rsidRPr="00E9315E">
              <w:rPr>
                <w:rFonts w:ascii="Times New Roman" w:hAnsi="Times New Roman" w:cs="Times New Roman"/>
                <w:sz w:val="26"/>
                <w:szCs w:val="26"/>
              </w:rPr>
              <w:t>Giảng viên có thể cung cấp phản hồi hoặc hỗ trợ cho Sinh viên dựa trên tiến độ hiện tại và nội dung báo cáo</w:t>
            </w:r>
          </w:p>
        </w:tc>
      </w:tr>
      <w:tr w:rsidR="00AE7885" w:rsidRPr="00E9315E" w14:paraId="6A4E9ADC" w14:textId="77777777">
        <w:tc>
          <w:tcPr>
            <w:tcW w:w="1980" w:type="dxa"/>
            <w:shd w:val="clear" w:color="auto" w:fill="auto"/>
            <w:tcMar>
              <w:top w:w="100" w:type="dxa"/>
              <w:left w:w="100" w:type="dxa"/>
              <w:bottom w:w="100" w:type="dxa"/>
              <w:right w:w="100" w:type="dxa"/>
            </w:tcMar>
          </w:tcPr>
          <w:p w14:paraId="72BF6F4D" w14:textId="77777777" w:rsidR="00AE7885" w:rsidRPr="00E9315E" w:rsidRDefault="008B0432" w:rsidP="00E9315E">
            <w:pPr>
              <w:widowControl w:val="0"/>
              <w:spacing w:line="360" w:lineRule="auto"/>
              <w:rPr>
                <w:rFonts w:ascii="Times New Roman" w:hAnsi="Times New Roman" w:cs="Times New Roman"/>
                <w:b/>
                <w:sz w:val="26"/>
                <w:szCs w:val="26"/>
              </w:rPr>
            </w:pPr>
            <w:r w:rsidRPr="00E9315E">
              <w:rPr>
                <w:rFonts w:ascii="Times New Roman" w:hAnsi="Times New Roman" w:cs="Times New Roman"/>
                <w:b/>
                <w:sz w:val="26"/>
                <w:szCs w:val="26"/>
              </w:rPr>
              <w:lastRenderedPageBreak/>
              <w:t>Luồng ngoại lệ</w:t>
            </w:r>
          </w:p>
        </w:tc>
        <w:tc>
          <w:tcPr>
            <w:tcW w:w="7020" w:type="dxa"/>
            <w:shd w:val="clear" w:color="auto" w:fill="auto"/>
            <w:tcMar>
              <w:top w:w="100" w:type="dxa"/>
              <w:left w:w="100" w:type="dxa"/>
              <w:bottom w:w="100" w:type="dxa"/>
              <w:right w:w="100" w:type="dxa"/>
            </w:tcMar>
          </w:tcPr>
          <w:p w14:paraId="351DE21F" w14:textId="77777777" w:rsidR="00AE7885" w:rsidRPr="00E9315E" w:rsidRDefault="008B0432" w:rsidP="00E9315E">
            <w:pPr>
              <w:widowControl w:val="0"/>
              <w:numPr>
                <w:ilvl w:val="0"/>
                <w:numId w:val="35"/>
              </w:numPr>
              <w:spacing w:line="360" w:lineRule="auto"/>
              <w:rPr>
                <w:rFonts w:ascii="Times New Roman" w:hAnsi="Times New Roman" w:cs="Times New Roman"/>
                <w:sz w:val="26"/>
                <w:szCs w:val="26"/>
              </w:rPr>
            </w:pPr>
            <w:r w:rsidRPr="00E9315E">
              <w:rPr>
                <w:rFonts w:ascii="Times New Roman" w:hAnsi="Times New Roman" w:cs="Times New Roman"/>
                <w:sz w:val="26"/>
                <w:szCs w:val="26"/>
              </w:rPr>
              <w:t xml:space="preserve"> Nếu Sinh viên không cập nhật tiến độ hoặc không cung cấp thông tin cần thiết, Giảng viên có thể thông báo cho Sinh viên về việc cập nhật thông tin hoặc cung cấp thêm thông tin.</w:t>
            </w:r>
          </w:p>
          <w:p w14:paraId="5678908F" w14:textId="77777777" w:rsidR="00AE7885" w:rsidRPr="00E9315E" w:rsidRDefault="008B0432" w:rsidP="00E9315E">
            <w:pPr>
              <w:widowControl w:val="0"/>
              <w:numPr>
                <w:ilvl w:val="0"/>
                <w:numId w:val="35"/>
              </w:numPr>
              <w:spacing w:line="360" w:lineRule="auto"/>
              <w:rPr>
                <w:rFonts w:ascii="Times New Roman" w:hAnsi="Times New Roman" w:cs="Times New Roman"/>
                <w:sz w:val="26"/>
                <w:szCs w:val="26"/>
              </w:rPr>
            </w:pPr>
            <w:r w:rsidRPr="00E9315E">
              <w:rPr>
                <w:rFonts w:ascii="Times New Roman" w:hAnsi="Times New Roman" w:cs="Times New Roman"/>
                <w:sz w:val="26"/>
                <w:szCs w:val="26"/>
              </w:rPr>
              <w:t>Nếu có sự cố hoặc vấn đề về tiến độ báo cáo, Giảng viên có thể theo dõi và cung cấp hỗ trợ hoặc thực hiện các biện pháp cần thiết để giải quyết vấn đề.</w:t>
            </w:r>
          </w:p>
        </w:tc>
      </w:tr>
    </w:tbl>
    <w:p w14:paraId="6497CCC0" w14:textId="77777777" w:rsidR="00AE7885" w:rsidRPr="00E9315E" w:rsidRDefault="00AE7885" w:rsidP="00E9315E">
      <w:pPr>
        <w:spacing w:line="360" w:lineRule="auto"/>
        <w:rPr>
          <w:rFonts w:ascii="Times New Roman" w:hAnsi="Times New Roman" w:cs="Times New Roman"/>
          <w:sz w:val="26"/>
          <w:szCs w:val="26"/>
        </w:rPr>
      </w:pPr>
    </w:p>
    <w:p w14:paraId="2E96D1FE" w14:textId="77777777" w:rsidR="00AE7885" w:rsidRPr="00E9315E" w:rsidRDefault="008B0432" w:rsidP="00E9315E">
      <w:pPr>
        <w:pStyle w:val="Heading3"/>
        <w:spacing w:line="360" w:lineRule="auto"/>
        <w:rPr>
          <w:rFonts w:ascii="Times New Roman" w:hAnsi="Times New Roman" w:cs="Times New Roman"/>
          <w:b/>
          <w:color w:val="auto"/>
          <w:sz w:val="26"/>
          <w:szCs w:val="26"/>
        </w:rPr>
      </w:pPr>
      <w:bookmarkStart w:id="77" w:name="_keklw8c22quu" w:colFirst="0" w:colLast="0"/>
      <w:bookmarkStart w:id="78" w:name="_Toc150318079"/>
      <w:bookmarkEnd w:id="77"/>
      <w:r w:rsidRPr="00E9315E">
        <w:rPr>
          <w:rFonts w:ascii="Times New Roman" w:hAnsi="Times New Roman" w:cs="Times New Roman"/>
          <w:b/>
          <w:color w:val="auto"/>
          <w:sz w:val="26"/>
          <w:szCs w:val="26"/>
        </w:rPr>
        <w:t>2.3.8 Lịch báo cáo</w:t>
      </w:r>
      <w:bookmarkEnd w:id="78"/>
      <w:r w:rsidRPr="00E9315E">
        <w:rPr>
          <w:rFonts w:ascii="Times New Roman" w:hAnsi="Times New Roman" w:cs="Times New Roman"/>
          <w:b/>
          <w:color w:val="auto"/>
          <w:sz w:val="26"/>
          <w:szCs w:val="26"/>
        </w:rPr>
        <w:t xml:space="preserve"> </w:t>
      </w:r>
    </w:p>
    <w:p w14:paraId="6B02DADB" w14:textId="77777777" w:rsidR="00AE7885" w:rsidRPr="00E9315E" w:rsidRDefault="00AE7885" w:rsidP="00E9315E">
      <w:pPr>
        <w:spacing w:line="360" w:lineRule="auto"/>
        <w:rPr>
          <w:rFonts w:ascii="Times New Roman" w:hAnsi="Times New Roman" w:cs="Times New Roman"/>
          <w:sz w:val="26"/>
          <w:szCs w:val="26"/>
        </w:rPr>
      </w:pPr>
    </w:p>
    <w:tbl>
      <w:tblPr>
        <w:tblStyle w:val="aa"/>
        <w:tblW w:w="8865" w:type="dxa"/>
        <w:tblBorders>
          <w:top w:val="nil"/>
          <w:left w:val="nil"/>
          <w:bottom w:val="nil"/>
          <w:right w:val="nil"/>
          <w:insideH w:val="nil"/>
          <w:insideV w:val="nil"/>
        </w:tblBorders>
        <w:tblLayout w:type="fixed"/>
        <w:tblLook w:val="0600" w:firstRow="0" w:lastRow="0" w:firstColumn="0" w:lastColumn="0" w:noHBand="1" w:noVBand="1"/>
      </w:tblPr>
      <w:tblGrid>
        <w:gridCol w:w="1965"/>
        <w:gridCol w:w="6900"/>
      </w:tblGrid>
      <w:tr w:rsidR="00AE7885" w:rsidRPr="00E9315E" w14:paraId="7318C14D" w14:textId="77777777">
        <w:trPr>
          <w:trHeight w:val="645"/>
        </w:trPr>
        <w:tc>
          <w:tcPr>
            <w:tcW w:w="1965"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14:paraId="6792FEBD" w14:textId="77777777" w:rsidR="00AE7885" w:rsidRPr="00E9315E" w:rsidRDefault="008B0432" w:rsidP="00E9315E">
            <w:pPr>
              <w:spacing w:line="360" w:lineRule="auto"/>
              <w:rPr>
                <w:rFonts w:ascii="Times New Roman" w:hAnsi="Times New Roman" w:cs="Times New Roman"/>
                <w:b/>
                <w:sz w:val="26"/>
                <w:szCs w:val="26"/>
              </w:rPr>
            </w:pPr>
            <w:r w:rsidRPr="00E9315E">
              <w:rPr>
                <w:rFonts w:ascii="Times New Roman" w:hAnsi="Times New Roman" w:cs="Times New Roman"/>
                <w:b/>
                <w:sz w:val="26"/>
                <w:szCs w:val="26"/>
              </w:rPr>
              <w:t xml:space="preserve">Tên Use Case </w:t>
            </w:r>
          </w:p>
        </w:tc>
        <w:tc>
          <w:tcPr>
            <w:tcW w:w="6900"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14:paraId="0D438A2E" w14:textId="77777777" w:rsidR="00AE7885" w:rsidRPr="00E9315E" w:rsidRDefault="008B0432" w:rsidP="00E9315E">
            <w:pPr>
              <w:spacing w:line="360" w:lineRule="auto"/>
              <w:rPr>
                <w:rFonts w:ascii="Times New Roman" w:hAnsi="Times New Roman" w:cs="Times New Roman"/>
                <w:sz w:val="26"/>
                <w:szCs w:val="26"/>
              </w:rPr>
            </w:pPr>
            <w:r w:rsidRPr="00E9315E">
              <w:rPr>
                <w:rFonts w:ascii="Times New Roman" w:hAnsi="Times New Roman" w:cs="Times New Roman"/>
                <w:sz w:val="26"/>
                <w:szCs w:val="26"/>
              </w:rPr>
              <w:t>Lịch thống kê báo cáo</w:t>
            </w:r>
          </w:p>
        </w:tc>
      </w:tr>
      <w:tr w:rsidR="00AE7885" w:rsidRPr="00E9315E" w14:paraId="560301AC" w14:textId="77777777">
        <w:trPr>
          <w:trHeight w:val="645"/>
        </w:trPr>
        <w:tc>
          <w:tcPr>
            <w:tcW w:w="1965"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14:paraId="17BCA8D4" w14:textId="77777777" w:rsidR="00AE7885" w:rsidRPr="00E9315E" w:rsidRDefault="008B0432" w:rsidP="00E9315E">
            <w:pPr>
              <w:spacing w:line="360" w:lineRule="auto"/>
              <w:rPr>
                <w:rFonts w:ascii="Times New Roman" w:hAnsi="Times New Roman" w:cs="Times New Roman"/>
                <w:b/>
                <w:sz w:val="26"/>
                <w:szCs w:val="26"/>
              </w:rPr>
            </w:pPr>
            <w:r w:rsidRPr="00E9315E">
              <w:rPr>
                <w:rFonts w:ascii="Times New Roman" w:hAnsi="Times New Roman" w:cs="Times New Roman"/>
                <w:b/>
                <w:sz w:val="26"/>
                <w:szCs w:val="26"/>
              </w:rPr>
              <w:t>Mô tả</w:t>
            </w:r>
          </w:p>
        </w:tc>
        <w:tc>
          <w:tcPr>
            <w:tcW w:w="6900"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14:paraId="3BA57840" w14:textId="77777777" w:rsidR="00AE7885" w:rsidRPr="00E9315E" w:rsidRDefault="008B0432" w:rsidP="00E9315E">
            <w:pPr>
              <w:spacing w:line="360" w:lineRule="auto"/>
              <w:rPr>
                <w:rFonts w:ascii="Times New Roman" w:hAnsi="Times New Roman" w:cs="Times New Roman"/>
                <w:sz w:val="26"/>
                <w:szCs w:val="26"/>
              </w:rPr>
            </w:pPr>
            <w:r w:rsidRPr="00E9315E">
              <w:rPr>
                <w:rFonts w:ascii="Times New Roman" w:hAnsi="Times New Roman" w:cs="Times New Roman"/>
                <w:sz w:val="26"/>
                <w:szCs w:val="26"/>
              </w:rPr>
              <w:t>Use Case này mô tả quá trình cho Giảng viên và Sinh viên xem và sử dụng lịch thống kê báo cáo để nắm bắt lịch trình báo cáo.</w:t>
            </w:r>
          </w:p>
        </w:tc>
      </w:tr>
      <w:tr w:rsidR="00AE7885" w:rsidRPr="00E9315E" w14:paraId="2EC85CFA" w14:textId="77777777">
        <w:trPr>
          <w:trHeight w:val="645"/>
        </w:trPr>
        <w:tc>
          <w:tcPr>
            <w:tcW w:w="1965"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14:paraId="4C63F5D5" w14:textId="77777777" w:rsidR="00AE7885" w:rsidRPr="00E9315E" w:rsidRDefault="008B0432" w:rsidP="00E9315E">
            <w:pPr>
              <w:spacing w:line="360" w:lineRule="auto"/>
              <w:rPr>
                <w:rFonts w:ascii="Times New Roman" w:hAnsi="Times New Roman" w:cs="Times New Roman"/>
                <w:b/>
                <w:sz w:val="26"/>
                <w:szCs w:val="26"/>
                <w:highlight w:val="white"/>
              </w:rPr>
            </w:pPr>
            <w:r w:rsidRPr="00E9315E">
              <w:rPr>
                <w:rFonts w:ascii="Times New Roman" w:hAnsi="Times New Roman" w:cs="Times New Roman"/>
                <w:b/>
                <w:sz w:val="26"/>
                <w:szCs w:val="26"/>
                <w:highlight w:val="white"/>
              </w:rPr>
              <w:t>Tác nhân</w:t>
            </w:r>
          </w:p>
        </w:tc>
        <w:tc>
          <w:tcPr>
            <w:tcW w:w="6900"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14:paraId="31DAB7C2" w14:textId="77777777" w:rsidR="00AE7885" w:rsidRPr="00E9315E" w:rsidRDefault="008B0432" w:rsidP="00E9315E">
            <w:pPr>
              <w:spacing w:line="360" w:lineRule="auto"/>
              <w:rPr>
                <w:rFonts w:ascii="Times New Roman" w:hAnsi="Times New Roman" w:cs="Times New Roman"/>
                <w:sz w:val="26"/>
                <w:szCs w:val="26"/>
              </w:rPr>
            </w:pPr>
            <w:r w:rsidRPr="00E9315E">
              <w:rPr>
                <w:rFonts w:ascii="Times New Roman" w:hAnsi="Times New Roman" w:cs="Times New Roman"/>
                <w:sz w:val="26"/>
                <w:szCs w:val="26"/>
              </w:rPr>
              <w:t>Giảng viên, Sinh viên</w:t>
            </w:r>
          </w:p>
        </w:tc>
      </w:tr>
      <w:tr w:rsidR="00AE7885" w:rsidRPr="00E9315E" w14:paraId="0B6E25E9" w14:textId="77777777">
        <w:trPr>
          <w:trHeight w:val="645"/>
        </w:trPr>
        <w:tc>
          <w:tcPr>
            <w:tcW w:w="1965"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14:paraId="57A3B1F2" w14:textId="77777777" w:rsidR="00AE7885" w:rsidRPr="00E9315E" w:rsidRDefault="008B0432" w:rsidP="00E9315E">
            <w:pPr>
              <w:spacing w:line="360" w:lineRule="auto"/>
              <w:rPr>
                <w:rFonts w:ascii="Times New Roman" w:hAnsi="Times New Roman" w:cs="Times New Roman"/>
                <w:b/>
                <w:sz w:val="26"/>
                <w:szCs w:val="26"/>
              </w:rPr>
            </w:pPr>
            <w:r w:rsidRPr="00E9315E">
              <w:rPr>
                <w:rFonts w:ascii="Times New Roman" w:hAnsi="Times New Roman" w:cs="Times New Roman"/>
                <w:b/>
                <w:sz w:val="26"/>
                <w:szCs w:val="26"/>
              </w:rPr>
              <w:t>Tiền điều kiện</w:t>
            </w:r>
          </w:p>
        </w:tc>
        <w:tc>
          <w:tcPr>
            <w:tcW w:w="6900"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14:paraId="3DEE638F" w14:textId="77777777" w:rsidR="00AE7885" w:rsidRPr="00E9315E" w:rsidRDefault="008B0432" w:rsidP="00E9315E">
            <w:pPr>
              <w:numPr>
                <w:ilvl w:val="0"/>
                <w:numId w:val="37"/>
              </w:numPr>
              <w:spacing w:line="360" w:lineRule="auto"/>
              <w:rPr>
                <w:rFonts w:ascii="Times New Roman" w:hAnsi="Times New Roman" w:cs="Times New Roman"/>
                <w:sz w:val="26"/>
                <w:szCs w:val="26"/>
              </w:rPr>
            </w:pPr>
            <w:r w:rsidRPr="00E9315E">
              <w:rPr>
                <w:rFonts w:ascii="Times New Roman" w:hAnsi="Times New Roman" w:cs="Times New Roman"/>
                <w:sz w:val="26"/>
                <w:szCs w:val="26"/>
              </w:rPr>
              <w:t>Giảng viên hoặc Sinh viên đã đăng nhập vào hệ thống.</w:t>
            </w:r>
          </w:p>
          <w:p w14:paraId="7D6E4C32" w14:textId="77777777" w:rsidR="00AE7885" w:rsidRPr="00E9315E" w:rsidRDefault="008B0432" w:rsidP="00E9315E">
            <w:pPr>
              <w:numPr>
                <w:ilvl w:val="0"/>
                <w:numId w:val="37"/>
              </w:numPr>
              <w:spacing w:line="360" w:lineRule="auto"/>
              <w:rPr>
                <w:rFonts w:ascii="Times New Roman" w:hAnsi="Times New Roman" w:cs="Times New Roman"/>
                <w:sz w:val="26"/>
                <w:szCs w:val="26"/>
              </w:rPr>
            </w:pPr>
            <w:r w:rsidRPr="00E9315E">
              <w:rPr>
                <w:rFonts w:ascii="Times New Roman" w:hAnsi="Times New Roman" w:cs="Times New Roman"/>
                <w:sz w:val="26"/>
                <w:szCs w:val="26"/>
              </w:rPr>
              <w:t>Danh sách lịch thống kê báo cáo đã được cập nhật trong hệ thống.</w:t>
            </w:r>
          </w:p>
        </w:tc>
      </w:tr>
      <w:tr w:rsidR="00AE7885" w:rsidRPr="00E9315E" w14:paraId="2195D88E" w14:textId="77777777">
        <w:trPr>
          <w:trHeight w:val="645"/>
        </w:trPr>
        <w:tc>
          <w:tcPr>
            <w:tcW w:w="1965"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14:paraId="1BB105FB" w14:textId="77777777" w:rsidR="00AE7885" w:rsidRPr="00E9315E" w:rsidRDefault="008B0432" w:rsidP="00E9315E">
            <w:pPr>
              <w:spacing w:line="360" w:lineRule="auto"/>
              <w:rPr>
                <w:rFonts w:ascii="Times New Roman" w:hAnsi="Times New Roman" w:cs="Times New Roman"/>
                <w:b/>
                <w:sz w:val="26"/>
                <w:szCs w:val="26"/>
                <w:highlight w:val="white"/>
              </w:rPr>
            </w:pPr>
            <w:r w:rsidRPr="00E9315E">
              <w:rPr>
                <w:rFonts w:ascii="Times New Roman" w:hAnsi="Times New Roman" w:cs="Times New Roman"/>
                <w:b/>
                <w:sz w:val="26"/>
                <w:szCs w:val="26"/>
                <w:highlight w:val="white"/>
              </w:rPr>
              <w:t>Hậu điều kiện</w:t>
            </w:r>
          </w:p>
        </w:tc>
        <w:tc>
          <w:tcPr>
            <w:tcW w:w="6900"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14:paraId="713F39B5" w14:textId="77777777" w:rsidR="00AE7885" w:rsidRPr="00E9315E" w:rsidRDefault="008B0432" w:rsidP="00E9315E">
            <w:pPr>
              <w:spacing w:line="360" w:lineRule="auto"/>
              <w:rPr>
                <w:rFonts w:ascii="Times New Roman" w:hAnsi="Times New Roman" w:cs="Times New Roman"/>
                <w:sz w:val="26"/>
                <w:szCs w:val="26"/>
              </w:rPr>
            </w:pPr>
            <w:r w:rsidRPr="00E9315E">
              <w:rPr>
                <w:rFonts w:ascii="Times New Roman" w:hAnsi="Times New Roman" w:cs="Times New Roman"/>
                <w:sz w:val="26"/>
                <w:szCs w:val="26"/>
              </w:rPr>
              <w:t>Giảng viên hoặc Sinh viên đã xem thông tin về lịch thống kê báo cáo</w:t>
            </w:r>
          </w:p>
        </w:tc>
      </w:tr>
      <w:tr w:rsidR="00AE7885" w:rsidRPr="00E9315E" w14:paraId="5C7718FC" w14:textId="77777777">
        <w:trPr>
          <w:trHeight w:val="645"/>
        </w:trPr>
        <w:tc>
          <w:tcPr>
            <w:tcW w:w="1965"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14:paraId="0CA1868C" w14:textId="77777777" w:rsidR="00AE7885" w:rsidRPr="00E9315E" w:rsidRDefault="008B0432" w:rsidP="00E9315E">
            <w:pPr>
              <w:spacing w:line="360" w:lineRule="auto"/>
              <w:rPr>
                <w:rFonts w:ascii="Times New Roman" w:hAnsi="Times New Roman" w:cs="Times New Roman"/>
                <w:b/>
                <w:sz w:val="26"/>
                <w:szCs w:val="26"/>
              </w:rPr>
            </w:pPr>
            <w:r w:rsidRPr="00E9315E">
              <w:rPr>
                <w:rFonts w:ascii="Times New Roman" w:hAnsi="Times New Roman" w:cs="Times New Roman"/>
                <w:b/>
                <w:sz w:val="26"/>
                <w:szCs w:val="26"/>
              </w:rPr>
              <w:t>Luồng cơ bản</w:t>
            </w:r>
          </w:p>
        </w:tc>
        <w:tc>
          <w:tcPr>
            <w:tcW w:w="6900"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14:paraId="2BB35CDC" w14:textId="77777777" w:rsidR="00AE7885" w:rsidRPr="00E9315E" w:rsidRDefault="008B0432" w:rsidP="00E9315E">
            <w:pPr>
              <w:numPr>
                <w:ilvl w:val="0"/>
                <w:numId w:val="36"/>
              </w:numPr>
              <w:spacing w:line="360" w:lineRule="auto"/>
              <w:rPr>
                <w:rFonts w:ascii="Times New Roman" w:hAnsi="Times New Roman" w:cs="Times New Roman"/>
                <w:sz w:val="26"/>
                <w:szCs w:val="26"/>
              </w:rPr>
            </w:pPr>
            <w:r w:rsidRPr="00E9315E">
              <w:rPr>
                <w:rFonts w:ascii="Times New Roman" w:hAnsi="Times New Roman" w:cs="Times New Roman"/>
                <w:sz w:val="26"/>
                <w:szCs w:val="26"/>
              </w:rPr>
              <w:t>Giảng viên hoặc Sinh viên đăng nhập vào hệ thống</w:t>
            </w:r>
          </w:p>
          <w:p w14:paraId="1AFE4003" w14:textId="77777777" w:rsidR="00AE7885" w:rsidRPr="00E9315E" w:rsidRDefault="008B0432" w:rsidP="00E9315E">
            <w:pPr>
              <w:numPr>
                <w:ilvl w:val="0"/>
                <w:numId w:val="36"/>
              </w:numPr>
              <w:spacing w:line="360" w:lineRule="auto"/>
              <w:rPr>
                <w:rFonts w:ascii="Times New Roman" w:hAnsi="Times New Roman" w:cs="Times New Roman"/>
                <w:sz w:val="26"/>
                <w:szCs w:val="26"/>
              </w:rPr>
            </w:pPr>
            <w:r w:rsidRPr="00E9315E">
              <w:rPr>
                <w:rFonts w:ascii="Times New Roman" w:hAnsi="Times New Roman" w:cs="Times New Roman"/>
                <w:sz w:val="26"/>
                <w:szCs w:val="26"/>
              </w:rPr>
              <w:t>Giảng viên hoặc Sinh viên truy cập màn hình lịch thống kê báo cáo</w:t>
            </w:r>
          </w:p>
          <w:p w14:paraId="26EA6FA2" w14:textId="77777777" w:rsidR="00AE7885" w:rsidRPr="00E9315E" w:rsidRDefault="008B0432" w:rsidP="00E9315E">
            <w:pPr>
              <w:numPr>
                <w:ilvl w:val="0"/>
                <w:numId w:val="36"/>
              </w:numPr>
              <w:spacing w:line="360" w:lineRule="auto"/>
              <w:rPr>
                <w:rFonts w:ascii="Times New Roman" w:hAnsi="Times New Roman" w:cs="Times New Roman"/>
                <w:sz w:val="26"/>
                <w:szCs w:val="26"/>
              </w:rPr>
            </w:pPr>
            <w:r w:rsidRPr="00E9315E">
              <w:rPr>
                <w:rFonts w:ascii="Times New Roman" w:hAnsi="Times New Roman" w:cs="Times New Roman"/>
                <w:sz w:val="26"/>
                <w:szCs w:val="26"/>
              </w:rPr>
              <w:lastRenderedPageBreak/>
              <w:t>Hệ thống hiển thị lịch thống kê báo cáo, bao gồm các thông tin sau:</w:t>
            </w:r>
          </w:p>
          <w:p w14:paraId="0AC96AB4" w14:textId="77777777" w:rsidR="00AE7885" w:rsidRPr="00E9315E" w:rsidRDefault="008B0432" w:rsidP="00E9315E">
            <w:pPr>
              <w:numPr>
                <w:ilvl w:val="0"/>
                <w:numId w:val="14"/>
              </w:numPr>
              <w:spacing w:line="360" w:lineRule="auto"/>
              <w:rPr>
                <w:rFonts w:ascii="Times New Roman" w:hAnsi="Times New Roman" w:cs="Times New Roman"/>
                <w:sz w:val="26"/>
                <w:szCs w:val="26"/>
              </w:rPr>
            </w:pPr>
            <w:r w:rsidRPr="00E9315E">
              <w:rPr>
                <w:rFonts w:ascii="Times New Roman" w:hAnsi="Times New Roman" w:cs="Times New Roman"/>
                <w:sz w:val="26"/>
                <w:szCs w:val="26"/>
              </w:rPr>
              <w:t>Thời gian và ngày báo cáo</w:t>
            </w:r>
          </w:p>
          <w:p w14:paraId="6C0F2E7D" w14:textId="77777777" w:rsidR="00AE7885" w:rsidRPr="00E9315E" w:rsidRDefault="008B0432" w:rsidP="00E9315E">
            <w:pPr>
              <w:numPr>
                <w:ilvl w:val="0"/>
                <w:numId w:val="14"/>
              </w:numPr>
              <w:spacing w:line="360" w:lineRule="auto"/>
              <w:rPr>
                <w:rFonts w:ascii="Times New Roman" w:hAnsi="Times New Roman" w:cs="Times New Roman"/>
                <w:sz w:val="26"/>
                <w:szCs w:val="26"/>
              </w:rPr>
            </w:pPr>
            <w:r w:rsidRPr="00E9315E">
              <w:rPr>
                <w:rFonts w:ascii="Times New Roman" w:hAnsi="Times New Roman" w:cs="Times New Roman"/>
                <w:sz w:val="26"/>
                <w:szCs w:val="26"/>
              </w:rPr>
              <w:t>Đề tài báo cáo</w:t>
            </w:r>
          </w:p>
          <w:p w14:paraId="1D776CF8" w14:textId="77777777" w:rsidR="00AE7885" w:rsidRPr="00E9315E" w:rsidRDefault="008B0432" w:rsidP="00E9315E">
            <w:pPr>
              <w:numPr>
                <w:ilvl w:val="0"/>
                <w:numId w:val="14"/>
              </w:numPr>
              <w:spacing w:line="360" w:lineRule="auto"/>
              <w:rPr>
                <w:rFonts w:ascii="Times New Roman" w:hAnsi="Times New Roman" w:cs="Times New Roman"/>
                <w:sz w:val="26"/>
                <w:szCs w:val="26"/>
              </w:rPr>
            </w:pPr>
            <w:r w:rsidRPr="00E9315E">
              <w:rPr>
                <w:rFonts w:ascii="Times New Roman" w:hAnsi="Times New Roman" w:cs="Times New Roman"/>
                <w:sz w:val="26"/>
                <w:szCs w:val="26"/>
              </w:rPr>
              <w:t>Tên giảng viên hướng dẫn hoặc tên thành viên trong nhóm (nếu có)</w:t>
            </w:r>
          </w:p>
          <w:p w14:paraId="099C2DCE" w14:textId="77777777" w:rsidR="00AE7885" w:rsidRPr="00E9315E" w:rsidRDefault="008B0432" w:rsidP="00E9315E">
            <w:pPr>
              <w:numPr>
                <w:ilvl w:val="0"/>
                <w:numId w:val="14"/>
              </w:numPr>
              <w:spacing w:line="360" w:lineRule="auto"/>
              <w:rPr>
                <w:rFonts w:ascii="Times New Roman" w:hAnsi="Times New Roman" w:cs="Times New Roman"/>
                <w:sz w:val="26"/>
                <w:szCs w:val="26"/>
              </w:rPr>
            </w:pPr>
            <w:r w:rsidRPr="00E9315E">
              <w:rPr>
                <w:rFonts w:ascii="Times New Roman" w:hAnsi="Times New Roman" w:cs="Times New Roman"/>
                <w:sz w:val="26"/>
                <w:szCs w:val="26"/>
              </w:rPr>
              <w:t>Địa điểm báo cáo (nếu có)</w:t>
            </w:r>
          </w:p>
          <w:p w14:paraId="4795E4CB" w14:textId="77777777" w:rsidR="00AE7885" w:rsidRPr="00E9315E" w:rsidRDefault="008B0432" w:rsidP="00E9315E">
            <w:pPr>
              <w:numPr>
                <w:ilvl w:val="0"/>
                <w:numId w:val="36"/>
              </w:numPr>
              <w:spacing w:line="360" w:lineRule="auto"/>
              <w:rPr>
                <w:rFonts w:ascii="Times New Roman" w:hAnsi="Times New Roman" w:cs="Times New Roman"/>
                <w:sz w:val="26"/>
                <w:szCs w:val="26"/>
              </w:rPr>
            </w:pPr>
            <w:r w:rsidRPr="00E9315E">
              <w:rPr>
                <w:rFonts w:ascii="Times New Roman" w:hAnsi="Times New Roman" w:cs="Times New Roman"/>
                <w:sz w:val="26"/>
                <w:szCs w:val="26"/>
              </w:rPr>
              <w:t>Giảng viên hoặc Sinh viên có thể xem thông tin về lịch thống kê báo cáo để nắm bắt thời gian và địa điểm báo cáo của họ hoặc của những người khác.</w:t>
            </w:r>
          </w:p>
        </w:tc>
      </w:tr>
      <w:tr w:rsidR="00AE7885" w:rsidRPr="00E9315E" w14:paraId="34BD69E9" w14:textId="77777777">
        <w:trPr>
          <w:trHeight w:val="645"/>
        </w:trPr>
        <w:tc>
          <w:tcPr>
            <w:tcW w:w="1965"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14:paraId="60066232" w14:textId="77777777" w:rsidR="00AE7885" w:rsidRPr="00E9315E" w:rsidRDefault="008B0432" w:rsidP="00E9315E">
            <w:pPr>
              <w:spacing w:line="360" w:lineRule="auto"/>
              <w:rPr>
                <w:rFonts w:ascii="Times New Roman" w:hAnsi="Times New Roman" w:cs="Times New Roman"/>
                <w:b/>
                <w:sz w:val="26"/>
                <w:szCs w:val="26"/>
              </w:rPr>
            </w:pPr>
            <w:r w:rsidRPr="00E9315E">
              <w:rPr>
                <w:rFonts w:ascii="Times New Roman" w:hAnsi="Times New Roman" w:cs="Times New Roman"/>
                <w:b/>
                <w:sz w:val="26"/>
                <w:szCs w:val="26"/>
              </w:rPr>
              <w:lastRenderedPageBreak/>
              <w:t>Luồng ngoại lệ</w:t>
            </w:r>
          </w:p>
        </w:tc>
        <w:tc>
          <w:tcPr>
            <w:tcW w:w="6900"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14:paraId="6FF21285" w14:textId="77777777" w:rsidR="00AE7885" w:rsidRPr="00E9315E" w:rsidRDefault="008B0432" w:rsidP="00E9315E">
            <w:pPr>
              <w:spacing w:line="360" w:lineRule="auto"/>
              <w:rPr>
                <w:rFonts w:ascii="Times New Roman" w:hAnsi="Times New Roman" w:cs="Times New Roman"/>
                <w:sz w:val="26"/>
                <w:szCs w:val="26"/>
              </w:rPr>
            </w:pPr>
            <w:r w:rsidRPr="00E9315E">
              <w:rPr>
                <w:rFonts w:ascii="Times New Roman" w:hAnsi="Times New Roman" w:cs="Times New Roman"/>
                <w:sz w:val="26"/>
                <w:szCs w:val="26"/>
              </w:rPr>
              <w:t>Nếu không có lịch thống kê báo cáo hoặc lịch chưa được cập nhật, hệ thống có thể thông báo cho Giảng viên hoặc Sinh viên rằng không có thông tin lịch thống kê báo cáo nào có sẵn.</w:t>
            </w:r>
          </w:p>
        </w:tc>
      </w:tr>
    </w:tbl>
    <w:p w14:paraId="6194D134" w14:textId="77777777" w:rsidR="00AE7885" w:rsidRPr="00E9315E" w:rsidRDefault="00AE7885" w:rsidP="00E9315E">
      <w:pPr>
        <w:spacing w:line="360" w:lineRule="auto"/>
        <w:rPr>
          <w:rFonts w:ascii="Times New Roman" w:hAnsi="Times New Roman" w:cs="Times New Roman"/>
          <w:sz w:val="26"/>
          <w:szCs w:val="26"/>
        </w:rPr>
      </w:pPr>
    </w:p>
    <w:p w14:paraId="252AB59F" w14:textId="77777777" w:rsidR="00AE7885" w:rsidRPr="00E9315E" w:rsidRDefault="008B0432" w:rsidP="00E9315E">
      <w:pPr>
        <w:pStyle w:val="Heading2"/>
        <w:spacing w:line="360" w:lineRule="auto"/>
        <w:rPr>
          <w:rFonts w:ascii="Times New Roman" w:hAnsi="Times New Roman" w:cs="Times New Roman"/>
          <w:b/>
          <w:sz w:val="26"/>
          <w:szCs w:val="28"/>
        </w:rPr>
      </w:pPr>
      <w:bookmarkStart w:id="79" w:name="_p08m9kb3deur" w:colFirst="0" w:colLast="0"/>
      <w:bookmarkStart w:id="80" w:name="_Toc150318080"/>
      <w:bookmarkEnd w:id="79"/>
      <w:r w:rsidRPr="00E9315E">
        <w:rPr>
          <w:rFonts w:ascii="Times New Roman" w:hAnsi="Times New Roman" w:cs="Times New Roman"/>
          <w:b/>
          <w:sz w:val="26"/>
          <w:szCs w:val="28"/>
        </w:rPr>
        <w:t>2.4 Yêu cầu phi chức năng</w:t>
      </w:r>
      <w:bookmarkEnd w:id="80"/>
    </w:p>
    <w:p w14:paraId="728666A8" w14:textId="77777777" w:rsidR="00AE7885" w:rsidRPr="00E9315E" w:rsidRDefault="008B0432" w:rsidP="00E9315E">
      <w:pPr>
        <w:numPr>
          <w:ilvl w:val="0"/>
          <w:numId w:val="23"/>
        </w:numPr>
        <w:spacing w:before="240" w:line="360" w:lineRule="auto"/>
        <w:jc w:val="both"/>
        <w:rPr>
          <w:rFonts w:ascii="Times New Roman" w:hAnsi="Times New Roman" w:cs="Times New Roman"/>
          <w:sz w:val="26"/>
          <w:szCs w:val="26"/>
        </w:rPr>
      </w:pPr>
      <w:r w:rsidRPr="00E9315E">
        <w:rPr>
          <w:rFonts w:ascii="Times New Roman" w:hAnsi="Times New Roman" w:cs="Times New Roman"/>
          <w:sz w:val="26"/>
          <w:szCs w:val="26"/>
        </w:rPr>
        <w:t>Website thao tác dễ hiểu, dễ sử dụng.</w:t>
      </w:r>
    </w:p>
    <w:p w14:paraId="291D2954" w14:textId="77777777" w:rsidR="00AE7885" w:rsidRPr="00E9315E" w:rsidRDefault="008B0432" w:rsidP="00E9315E">
      <w:pPr>
        <w:numPr>
          <w:ilvl w:val="0"/>
          <w:numId w:val="23"/>
        </w:numPr>
        <w:spacing w:line="360" w:lineRule="auto"/>
        <w:jc w:val="both"/>
        <w:rPr>
          <w:rFonts w:ascii="Times New Roman" w:hAnsi="Times New Roman" w:cs="Times New Roman"/>
          <w:sz w:val="26"/>
          <w:szCs w:val="26"/>
        </w:rPr>
      </w:pPr>
      <w:r w:rsidRPr="00E9315E">
        <w:rPr>
          <w:rFonts w:ascii="Times New Roman" w:hAnsi="Times New Roman" w:cs="Times New Roman"/>
          <w:sz w:val="26"/>
          <w:szCs w:val="26"/>
        </w:rPr>
        <w:t>Giao diện dễ dàng, trực quan, gần gũi đối với người sử dụng</w:t>
      </w:r>
    </w:p>
    <w:p w14:paraId="5EC73D60" w14:textId="77777777" w:rsidR="00AE7885" w:rsidRPr="00E9315E" w:rsidRDefault="008B0432" w:rsidP="00E9315E">
      <w:pPr>
        <w:numPr>
          <w:ilvl w:val="0"/>
          <w:numId w:val="23"/>
        </w:numPr>
        <w:shd w:val="clear" w:color="auto" w:fill="FFFFFF"/>
        <w:spacing w:line="360" w:lineRule="auto"/>
        <w:rPr>
          <w:rFonts w:ascii="Times New Roman" w:hAnsi="Times New Roman" w:cs="Times New Roman"/>
          <w:sz w:val="26"/>
          <w:szCs w:val="26"/>
        </w:rPr>
      </w:pPr>
      <w:r w:rsidRPr="00E9315E">
        <w:rPr>
          <w:rFonts w:ascii="Times New Roman" w:hAnsi="Times New Roman" w:cs="Times New Roman"/>
          <w:sz w:val="26"/>
          <w:szCs w:val="26"/>
        </w:rPr>
        <w:t>Đảm bảo về bảo mật tuân thủ theo các nguyên tắc mã hóa</w:t>
      </w:r>
    </w:p>
    <w:p w14:paraId="1C8A7F1E" w14:textId="77777777" w:rsidR="00AE7885" w:rsidRPr="00E9315E" w:rsidRDefault="008B0432" w:rsidP="00E9315E">
      <w:pPr>
        <w:numPr>
          <w:ilvl w:val="0"/>
          <w:numId w:val="23"/>
        </w:numPr>
        <w:shd w:val="clear" w:color="auto" w:fill="FFFFFF"/>
        <w:spacing w:after="160" w:line="360" w:lineRule="auto"/>
        <w:rPr>
          <w:rFonts w:ascii="Times New Roman" w:hAnsi="Times New Roman" w:cs="Times New Roman"/>
          <w:sz w:val="26"/>
          <w:szCs w:val="26"/>
        </w:rPr>
      </w:pPr>
      <w:r w:rsidRPr="00E9315E">
        <w:rPr>
          <w:rFonts w:ascii="Times New Roman" w:hAnsi="Times New Roman" w:cs="Times New Roman"/>
          <w:sz w:val="26"/>
          <w:szCs w:val="26"/>
        </w:rPr>
        <w:t>Đảm bảo về hiệu suất website có khả năng truy cập lớn ( &gt;1000 persons).</w:t>
      </w:r>
    </w:p>
    <w:p w14:paraId="519EBCA3" w14:textId="77777777" w:rsidR="00831A81" w:rsidRPr="00E9315E" w:rsidRDefault="00831A81" w:rsidP="00E9315E">
      <w:pPr>
        <w:spacing w:line="360" w:lineRule="auto"/>
        <w:rPr>
          <w:ins w:id="81" w:author="Nguyen Tuan" w:date="2023-11-05T22:37:00Z"/>
          <w:rFonts w:ascii="Times New Roman" w:hAnsi="Times New Roman" w:cs="Times New Roman"/>
          <w:b/>
          <w:sz w:val="26"/>
          <w:szCs w:val="40"/>
        </w:rPr>
      </w:pPr>
      <w:bookmarkStart w:id="82" w:name="_16jklhvjps0b" w:colFirst="0" w:colLast="0"/>
      <w:bookmarkEnd w:id="82"/>
      <w:ins w:id="83" w:author="Nguyen Tuan" w:date="2023-11-05T22:37:00Z">
        <w:r w:rsidRPr="00E9315E">
          <w:rPr>
            <w:rFonts w:ascii="Times New Roman" w:hAnsi="Times New Roman" w:cs="Times New Roman"/>
            <w:b/>
            <w:sz w:val="26"/>
          </w:rPr>
          <w:br w:type="page"/>
        </w:r>
      </w:ins>
    </w:p>
    <w:p w14:paraId="083B6351" w14:textId="08C39102" w:rsidR="00AE7885" w:rsidRPr="00E9315E" w:rsidRDefault="008B0432" w:rsidP="00E9315E">
      <w:pPr>
        <w:pStyle w:val="Heading1"/>
        <w:spacing w:line="360" w:lineRule="auto"/>
        <w:jc w:val="center"/>
        <w:rPr>
          <w:rFonts w:ascii="Times New Roman" w:hAnsi="Times New Roman" w:cs="Times New Roman"/>
          <w:b/>
          <w:sz w:val="32"/>
          <w:szCs w:val="32"/>
          <w:lang w:val="en-US"/>
        </w:rPr>
      </w:pPr>
      <w:bookmarkStart w:id="84" w:name="_Toc150318081"/>
      <w:r w:rsidRPr="00E9315E">
        <w:rPr>
          <w:rFonts w:ascii="Times New Roman" w:hAnsi="Times New Roman" w:cs="Times New Roman"/>
          <w:b/>
          <w:sz w:val="32"/>
          <w:szCs w:val="32"/>
        </w:rPr>
        <w:lastRenderedPageBreak/>
        <w:t>Chương III CÔNG NGHỆ SỬ DỤNG</w:t>
      </w:r>
      <w:bookmarkEnd w:id="84"/>
    </w:p>
    <w:p w14:paraId="695DBD7D" w14:textId="77777777" w:rsidR="00AE7885" w:rsidRPr="00E9315E" w:rsidRDefault="008B0432" w:rsidP="00E9315E">
      <w:pPr>
        <w:pStyle w:val="Heading2"/>
        <w:spacing w:line="360" w:lineRule="auto"/>
        <w:rPr>
          <w:rFonts w:ascii="Times New Roman" w:hAnsi="Times New Roman" w:cs="Times New Roman"/>
          <w:b/>
          <w:bCs/>
          <w:sz w:val="28"/>
          <w:szCs w:val="28"/>
        </w:rPr>
      </w:pPr>
      <w:bookmarkStart w:id="85" w:name="_2ihgfzr7hodl" w:colFirst="0" w:colLast="0"/>
      <w:bookmarkStart w:id="86" w:name="_Toc150318082"/>
      <w:bookmarkEnd w:id="85"/>
      <w:r w:rsidRPr="00E9315E">
        <w:rPr>
          <w:rFonts w:ascii="Times New Roman" w:hAnsi="Times New Roman" w:cs="Times New Roman"/>
          <w:b/>
          <w:bCs/>
          <w:sz w:val="28"/>
          <w:szCs w:val="28"/>
        </w:rPr>
        <w:t>3.1 FRONT- END</w:t>
      </w:r>
      <w:bookmarkEnd w:id="86"/>
    </w:p>
    <w:p w14:paraId="4C3B64E9" w14:textId="77777777" w:rsidR="00AE7885" w:rsidRPr="00E9315E" w:rsidRDefault="008B0432" w:rsidP="00E9315E">
      <w:pPr>
        <w:numPr>
          <w:ilvl w:val="0"/>
          <w:numId w:val="20"/>
        </w:numPr>
        <w:spacing w:before="240" w:after="240" w:line="360" w:lineRule="auto"/>
        <w:rPr>
          <w:rFonts w:ascii="Times New Roman" w:hAnsi="Times New Roman" w:cs="Times New Roman"/>
          <w:b/>
          <w:sz w:val="26"/>
          <w:szCs w:val="26"/>
        </w:rPr>
      </w:pPr>
      <w:r w:rsidRPr="00E9315E">
        <w:rPr>
          <w:rFonts w:ascii="Times New Roman" w:hAnsi="Times New Roman" w:cs="Times New Roman"/>
          <w:b/>
          <w:sz w:val="26"/>
          <w:szCs w:val="26"/>
        </w:rPr>
        <w:t>Khái niệm:</w:t>
      </w:r>
    </w:p>
    <w:p w14:paraId="1D9B2C31" w14:textId="77777777" w:rsidR="00AE7885" w:rsidRPr="00E9315E" w:rsidRDefault="008B0432" w:rsidP="00E9315E">
      <w:pPr>
        <w:spacing w:before="240" w:after="240" w:line="360" w:lineRule="auto"/>
        <w:rPr>
          <w:rFonts w:ascii="Times New Roman" w:hAnsi="Times New Roman" w:cs="Times New Roman"/>
          <w:sz w:val="26"/>
          <w:szCs w:val="26"/>
        </w:rPr>
      </w:pPr>
      <w:r w:rsidRPr="00E9315E">
        <w:rPr>
          <w:rFonts w:ascii="Times New Roman" w:hAnsi="Times New Roman" w:cs="Times New Roman"/>
          <w:sz w:val="26"/>
          <w:szCs w:val="26"/>
        </w:rPr>
        <w:t>Front-end development là quá trình xây dựng giao diện người dùng (UI) của một trang web hoặc ứng dụng web. Nó bao gồm sử dụng các ngôn ngữ và công cụ như HTML (Hypertext Markup Language), CSS (Cascading Style Sheets), và JavaScript để tạo và tùy chỉnh giao diện mà người dùng thấy và tương tác trên trình duyệt web.</w:t>
      </w:r>
    </w:p>
    <w:p w14:paraId="64FB1CB4" w14:textId="77777777" w:rsidR="00AE7885" w:rsidRPr="00E9315E" w:rsidRDefault="008B0432" w:rsidP="00E9315E">
      <w:pPr>
        <w:spacing w:before="240" w:after="240" w:line="360" w:lineRule="auto"/>
        <w:rPr>
          <w:rFonts w:ascii="Times New Roman" w:hAnsi="Times New Roman" w:cs="Times New Roman"/>
          <w:sz w:val="26"/>
          <w:szCs w:val="26"/>
        </w:rPr>
      </w:pPr>
      <w:r w:rsidRPr="00E9315E">
        <w:rPr>
          <w:rFonts w:ascii="Times New Roman" w:hAnsi="Times New Roman" w:cs="Times New Roman"/>
          <w:noProof/>
          <w:sz w:val="26"/>
          <w:szCs w:val="26"/>
        </w:rPr>
        <w:drawing>
          <wp:inline distT="114300" distB="114300" distL="114300" distR="114300" wp14:anchorId="61F07FEE" wp14:editId="6268BC5A">
            <wp:extent cx="5731200" cy="358140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731200" cy="3581400"/>
                    </a:xfrm>
                    <a:prstGeom prst="rect">
                      <a:avLst/>
                    </a:prstGeom>
                    <a:ln/>
                  </pic:spPr>
                </pic:pic>
              </a:graphicData>
            </a:graphic>
          </wp:inline>
        </w:drawing>
      </w:r>
    </w:p>
    <w:p w14:paraId="10891B7B" w14:textId="77777777" w:rsidR="00AE7885" w:rsidRPr="00E9315E" w:rsidRDefault="008B0432" w:rsidP="00E9315E">
      <w:pPr>
        <w:spacing w:before="240" w:after="240" w:line="360" w:lineRule="auto"/>
        <w:jc w:val="center"/>
        <w:rPr>
          <w:rFonts w:ascii="Times New Roman" w:hAnsi="Times New Roman" w:cs="Times New Roman"/>
          <w:sz w:val="26"/>
          <w:szCs w:val="26"/>
        </w:rPr>
      </w:pPr>
      <w:r w:rsidRPr="00E9315E">
        <w:rPr>
          <w:rFonts w:ascii="Times New Roman" w:hAnsi="Times New Roman" w:cs="Times New Roman"/>
          <w:sz w:val="26"/>
          <w:szCs w:val="26"/>
        </w:rPr>
        <w:t>Hình 1: Front-End</w:t>
      </w:r>
    </w:p>
    <w:p w14:paraId="76EFFB59" w14:textId="77777777" w:rsidR="00AE7885" w:rsidRPr="00E9315E" w:rsidRDefault="008B0432" w:rsidP="00E9315E">
      <w:pPr>
        <w:numPr>
          <w:ilvl w:val="0"/>
          <w:numId w:val="10"/>
        </w:numPr>
        <w:spacing w:before="240" w:after="240" w:line="360" w:lineRule="auto"/>
        <w:rPr>
          <w:rFonts w:ascii="Times New Roman" w:hAnsi="Times New Roman" w:cs="Times New Roman"/>
          <w:b/>
          <w:sz w:val="26"/>
          <w:szCs w:val="26"/>
        </w:rPr>
      </w:pPr>
      <w:r w:rsidRPr="00E9315E">
        <w:rPr>
          <w:rFonts w:ascii="Times New Roman" w:hAnsi="Times New Roman" w:cs="Times New Roman"/>
          <w:b/>
          <w:sz w:val="26"/>
          <w:szCs w:val="26"/>
        </w:rPr>
        <w:t>Ưu điểm:</w:t>
      </w:r>
    </w:p>
    <w:p w14:paraId="6F8A71FA" w14:textId="77777777" w:rsidR="00AE7885" w:rsidRPr="00E9315E" w:rsidRDefault="008B0432" w:rsidP="00E9315E">
      <w:pPr>
        <w:spacing w:before="240" w:after="240" w:line="360" w:lineRule="auto"/>
        <w:rPr>
          <w:rFonts w:ascii="Times New Roman" w:hAnsi="Times New Roman" w:cs="Times New Roman"/>
          <w:sz w:val="26"/>
          <w:szCs w:val="26"/>
        </w:rPr>
      </w:pPr>
      <w:r w:rsidRPr="00E9315E">
        <w:rPr>
          <w:rFonts w:ascii="Times New Roman" w:hAnsi="Times New Roman" w:cs="Times New Roman"/>
          <w:sz w:val="26"/>
          <w:szCs w:val="26"/>
        </w:rPr>
        <w:t>Khả năng tương tác cao: Sử dụng JavaScript, front-end developers có thể tạo các tính năng tương tác mạnh mẽ như biểu đồ động, trò chơi, và hình ảnh phản ánh dữ liệu thời gian thực, cải thiện trải nghiệm người dùng.</w:t>
      </w:r>
    </w:p>
    <w:p w14:paraId="2D436C59" w14:textId="77777777" w:rsidR="00AE7885" w:rsidRPr="00E9315E" w:rsidRDefault="008B0432" w:rsidP="00E9315E">
      <w:pPr>
        <w:spacing w:before="240" w:after="240" w:line="360" w:lineRule="auto"/>
        <w:rPr>
          <w:rFonts w:ascii="Times New Roman" w:hAnsi="Times New Roman" w:cs="Times New Roman"/>
          <w:sz w:val="26"/>
          <w:szCs w:val="26"/>
        </w:rPr>
      </w:pPr>
      <w:r w:rsidRPr="00E9315E">
        <w:rPr>
          <w:rFonts w:ascii="Times New Roman" w:hAnsi="Times New Roman" w:cs="Times New Roman"/>
          <w:sz w:val="26"/>
          <w:szCs w:val="26"/>
        </w:rPr>
        <w:lastRenderedPageBreak/>
        <w:t>Độ thân thiện với người dùng: Là phần giao diện của ứng dụng hoặc trang web, front-end đóng vai trò quan trọng trong việc tạo ra giao diện thân thiện và dễ sử dụng, làm tăng sự hấp dẫn và tương tác của người dùng.</w:t>
      </w:r>
    </w:p>
    <w:p w14:paraId="0EA054CC" w14:textId="77777777" w:rsidR="00AE7885" w:rsidRPr="00E9315E" w:rsidRDefault="008B0432" w:rsidP="00E9315E">
      <w:pPr>
        <w:spacing w:before="240" w:after="240" w:line="360" w:lineRule="auto"/>
        <w:rPr>
          <w:rFonts w:ascii="Times New Roman" w:hAnsi="Times New Roman" w:cs="Times New Roman"/>
          <w:sz w:val="26"/>
          <w:szCs w:val="26"/>
        </w:rPr>
      </w:pPr>
      <w:r w:rsidRPr="00E9315E">
        <w:rPr>
          <w:rFonts w:ascii="Times New Roman" w:hAnsi="Times New Roman" w:cs="Times New Roman"/>
          <w:sz w:val="26"/>
          <w:szCs w:val="26"/>
        </w:rPr>
        <w:t>Tiết kiệm thời gian và nguồn lực: Sử dụng thư viện và khung làm việc phổ biến như React, Angular, hoặc Vue.js giúp giảm thiểu việc viết mã từ đầu và tăng hiệu suất phát triển.</w:t>
      </w:r>
    </w:p>
    <w:p w14:paraId="37E1CE02" w14:textId="77777777" w:rsidR="00AE7885" w:rsidRPr="00E9315E" w:rsidRDefault="008B0432" w:rsidP="00E9315E">
      <w:pPr>
        <w:spacing w:before="240" w:after="240" w:line="360" w:lineRule="auto"/>
        <w:rPr>
          <w:rFonts w:ascii="Times New Roman" w:hAnsi="Times New Roman" w:cs="Times New Roman"/>
          <w:sz w:val="26"/>
          <w:szCs w:val="26"/>
        </w:rPr>
      </w:pPr>
      <w:r w:rsidRPr="00E9315E">
        <w:rPr>
          <w:rFonts w:ascii="Times New Roman" w:hAnsi="Times New Roman" w:cs="Times New Roman"/>
          <w:sz w:val="26"/>
          <w:szCs w:val="26"/>
        </w:rPr>
        <w:t>Tích hợp dễ dàng: Front-end có thể dễ dàng tích hợp với các back-end frameworks và APIs, cho phép ứng dụng hoạt động với dữ liệu và tương tác với máy chủ.</w:t>
      </w:r>
    </w:p>
    <w:p w14:paraId="6CA8E988" w14:textId="77777777" w:rsidR="00AE7885" w:rsidRPr="00E9315E" w:rsidRDefault="008B0432" w:rsidP="00E9315E">
      <w:pPr>
        <w:numPr>
          <w:ilvl w:val="0"/>
          <w:numId w:val="13"/>
        </w:numPr>
        <w:spacing w:before="240" w:after="240" w:line="360" w:lineRule="auto"/>
        <w:rPr>
          <w:rFonts w:ascii="Times New Roman" w:hAnsi="Times New Roman" w:cs="Times New Roman"/>
          <w:b/>
          <w:sz w:val="26"/>
          <w:szCs w:val="26"/>
        </w:rPr>
      </w:pPr>
      <w:r w:rsidRPr="00E9315E">
        <w:rPr>
          <w:rFonts w:ascii="Times New Roman" w:hAnsi="Times New Roman" w:cs="Times New Roman"/>
          <w:b/>
          <w:sz w:val="26"/>
          <w:szCs w:val="26"/>
        </w:rPr>
        <w:t>Nhược điểm:</w:t>
      </w:r>
    </w:p>
    <w:p w14:paraId="2713F933" w14:textId="77777777" w:rsidR="00AE7885" w:rsidRPr="00E9315E" w:rsidRDefault="008B0432" w:rsidP="00E9315E">
      <w:pPr>
        <w:spacing w:before="240" w:after="240" w:line="360" w:lineRule="auto"/>
        <w:rPr>
          <w:rFonts w:ascii="Times New Roman" w:hAnsi="Times New Roman" w:cs="Times New Roman"/>
          <w:sz w:val="26"/>
          <w:szCs w:val="26"/>
        </w:rPr>
      </w:pPr>
      <w:r w:rsidRPr="00E9315E">
        <w:rPr>
          <w:rFonts w:ascii="Times New Roman" w:hAnsi="Times New Roman" w:cs="Times New Roman"/>
          <w:sz w:val="26"/>
          <w:szCs w:val="26"/>
        </w:rPr>
        <w:t>Khả năng bảo mật thấp: Front-end code thường được thực thi trên máy khách, và do đó, có thể bị dễ dàng truy cập và sửa đổi. Điều này đặt ra thách thức về bảo mật cho các ứng dụng quan trọng.</w:t>
      </w:r>
    </w:p>
    <w:p w14:paraId="444BD77E" w14:textId="77777777" w:rsidR="00AE7885" w:rsidRPr="00E9315E" w:rsidRDefault="008B0432" w:rsidP="00E9315E">
      <w:pPr>
        <w:spacing w:before="240" w:after="240" w:line="360" w:lineRule="auto"/>
        <w:rPr>
          <w:rFonts w:ascii="Times New Roman" w:hAnsi="Times New Roman" w:cs="Times New Roman"/>
          <w:sz w:val="26"/>
          <w:szCs w:val="26"/>
        </w:rPr>
      </w:pPr>
      <w:r w:rsidRPr="00E9315E">
        <w:rPr>
          <w:rFonts w:ascii="Times New Roman" w:hAnsi="Times New Roman" w:cs="Times New Roman"/>
          <w:sz w:val="26"/>
          <w:szCs w:val="26"/>
        </w:rPr>
        <w:t>Đa dạng hóa trình duyệt: Mỗi trình duyệt web có cách hiển thị và hỗ trợ tiêu chuẩn HTML, CSS và JavaScript khác nhau. Điều này có thể gây ra các vấn đề tương thích và đòi hỏi kiến thức chi tiết để xử lý chúng.</w:t>
      </w:r>
    </w:p>
    <w:p w14:paraId="2C96DEEE" w14:textId="77777777" w:rsidR="00AE7885" w:rsidRPr="00E9315E" w:rsidRDefault="008B0432" w:rsidP="00E9315E">
      <w:pPr>
        <w:spacing w:before="240" w:after="240" w:line="360" w:lineRule="auto"/>
        <w:rPr>
          <w:rFonts w:ascii="Times New Roman" w:hAnsi="Times New Roman" w:cs="Times New Roman"/>
          <w:sz w:val="26"/>
          <w:szCs w:val="26"/>
        </w:rPr>
      </w:pPr>
      <w:r w:rsidRPr="00E9315E">
        <w:rPr>
          <w:rFonts w:ascii="Times New Roman" w:hAnsi="Times New Roman" w:cs="Times New Roman"/>
          <w:sz w:val="26"/>
          <w:szCs w:val="26"/>
        </w:rPr>
        <w:t>Khả năng mở rộng khó khăn: Đối với các dự án lớn, quản lý mã nguồn và duy trì sự nhất quán trong front-end codebase có thể trở nên khó khăn.</w:t>
      </w:r>
    </w:p>
    <w:p w14:paraId="32F3285A" w14:textId="77777777" w:rsidR="00AE7885" w:rsidRPr="00E9315E" w:rsidRDefault="008B0432" w:rsidP="00E9315E">
      <w:pPr>
        <w:spacing w:before="240" w:after="240" w:line="360" w:lineRule="auto"/>
        <w:rPr>
          <w:rFonts w:ascii="Times New Roman" w:hAnsi="Times New Roman" w:cs="Times New Roman"/>
          <w:sz w:val="26"/>
          <w:szCs w:val="26"/>
        </w:rPr>
      </w:pPr>
      <w:r w:rsidRPr="00E9315E">
        <w:rPr>
          <w:rFonts w:ascii="Times New Roman" w:hAnsi="Times New Roman" w:cs="Times New Roman"/>
          <w:sz w:val="26"/>
          <w:szCs w:val="26"/>
        </w:rPr>
        <w:t>Phức tạp khi xây dựng ứng dụng lớn: Xây dựng ứng dụng web lớn và phức tạp có thể gây ra sự phức tạp trong việc quản lý codebase, điều này đòi hỏi kỹ năng và kế hoạch phát triển cẩn thận.</w:t>
      </w:r>
    </w:p>
    <w:p w14:paraId="355FE102" w14:textId="77777777" w:rsidR="00AE7885" w:rsidRPr="00E9315E" w:rsidRDefault="008B0432" w:rsidP="00E9315E">
      <w:pPr>
        <w:spacing w:before="240" w:after="240" w:line="360" w:lineRule="auto"/>
        <w:rPr>
          <w:rFonts w:ascii="Times New Roman" w:hAnsi="Times New Roman" w:cs="Times New Roman"/>
          <w:sz w:val="26"/>
          <w:szCs w:val="26"/>
        </w:rPr>
      </w:pPr>
      <w:r w:rsidRPr="00E9315E">
        <w:rPr>
          <w:rFonts w:ascii="Times New Roman" w:hAnsi="Times New Roman" w:cs="Times New Roman"/>
          <w:sz w:val="26"/>
          <w:szCs w:val="26"/>
        </w:rPr>
        <w:t>Tóm lại, front-end development là một phần quan trọng của quá trình phát triển ứng dụng web và trang web. Nó giúp cải thiện trải nghiệm người dùng và tạo sự tương tác, nhưng cũng đặt ra một số thách thức về bảo mật và tương thích trình duyệt.</w:t>
      </w:r>
    </w:p>
    <w:p w14:paraId="3A47DB2D" w14:textId="77777777" w:rsidR="00AE7885" w:rsidRPr="00E9315E" w:rsidRDefault="008B0432" w:rsidP="00E9315E">
      <w:pPr>
        <w:pStyle w:val="Heading2"/>
        <w:spacing w:line="360" w:lineRule="auto"/>
        <w:rPr>
          <w:rFonts w:ascii="Times New Roman" w:hAnsi="Times New Roman" w:cs="Times New Roman"/>
          <w:b/>
          <w:bCs/>
          <w:sz w:val="28"/>
          <w:szCs w:val="28"/>
        </w:rPr>
      </w:pPr>
      <w:bookmarkStart w:id="87" w:name="_ldq8udg5b9pc" w:colFirst="0" w:colLast="0"/>
      <w:bookmarkStart w:id="88" w:name="_Toc150318083"/>
      <w:bookmarkEnd w:id="87"/>
      <w:r w:rsidRPr="00E9315E">
        <w:rPr>
          <w:rFonts w:ascii="Times New Roman" w:hAnsi="Times New Roman" w:cs="Times New Roman"/>
          <w:b/>
          <w:bCs/>
          <w:sz w:val="28"/>
          <w:szCs w:val="28"/>
        </w:rPr>
        <w:t>3.2 BACK-END</w:t>
      </w:r>
      <w:bookmarkEnd w:id="88"/>
    </w:p>
    <w:p w14:paraId="71B011D4" w14:textId="77777777" w:rsidR="00AE7885" w:rsidRPr="00E9315E" w:rsidRDefault="008B0432" w:rsidP="00E9315E">
      <w:pPr>
        <w:spacing w:before="240" w:after="240" w:line="360" w:lineRule="auto"/>
        <w:rPr>
          <w:rFonts w:ascii="Times New Roman" w:hAnsi="Times New Roman" w:cs="Times New Roman"/>
          <w:b/>
          <w:sz w:val="26"/>
          <w:szCs w:val="26"/>
        </w:rPr>
      </w:pPr>
      <w:r w:rsidRPr="00E9315E">
        <w:rPr>
          <w:rFonts w:ascii="Times New Roman" w:hAnsi="Times New Roman" w:cs="Times New Roman"/>
          <w:b/>
          <w:sz w:val="26"/>
          <w:szCs w:val="26"/>
        </w:rPr>
        <w:t>Khái niệm:</w:t>
      </w:r>
    </w:p>
    <w:p w14:paraId="0AA8F2F9" w14:textId="77777777" w:rsidR="00AE7885" w:rsidRPr="00E9315E" w:rsidRDefault="008B0432" w:rsidP="00E9315E">
      <w:pPr>
        <w:spacing w:before="240" w:after="240" w:line="360" w:lineRule="auto"/>
        <w:rPr>
          <w:rFonts w:ascii="Times New Roman" w:hAnsi="Times New Roman" w:cs="Times New Roman"/>
          <w:sz w:val="26"/>
          <w:szCs w:val="26"/>
        </w:rPr>
      </w:pPr>
      <w:r w:rsidRPr="00E9315E">
        <w:rPr>
          <w:rFonts w:ascii="Times New Roman" w:hAnsi="Times New Roman" w:cs="Times New Roman"/>
          <w:sz w:val="26"/>
          <w:szCs w:val="26"/>
        </w:rPr>
        <w:lastRenderedPageBreak/>
        <w:t>Back-end development là quá trình phát triển phần mềm và hệ thống xử lý dữ liệu bên trong một ứng dụng web hoặc trang web. Nhiệm vụ chính của back-end là quản lý và xử lý dữ liệu, đảm bảo các tính năng và dịch vụ hoạt động một cách mượt mà và bảo mật.</w:t>
      </w:r>
    </w:p>
    <w:p w14:paraId="0E7DDECD" w14:textId="77777777" w:rsidR="00AE7885" w:rsidRPr="00E9315E" w:rsidRDefault="008B0432" w:rsidP="00E9315E">
      <w:pPr>
        <w:spacing w:before="240" w:after="240" w:line="360" w:lineRule="auto"/>
        <w:rPr>
          <w:rFonts w:ascii="Times New Roman" w:hAnsi="Times New Roman" w:cs="Times New Roman"/>
          <w:sz w:val="26"/>
          <w:szCs w:val="26"/>
        </w:rPr>
      </w:pPr>
      <w:r w:rsidRPr="00E9315E">
        <w:rPr>
          <w:rFonts w:ascii="Times New Roman" w:hAnsi="Times New Roman" w:cs="Times New Roman"/>
          <w:noProof/>
          <w:sz w:val="26"/>
          <w:szCs w:val="26"/>
        </w:rPr>
        <w:drawing>
          <wp:inline distT="114300" distB="114300" distL="114300" distR="114300" wp14:anchorId="670EC24D" wp14:editId="3C40FC9C">
            <wp:extent cx="5731200" cy="458470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731200" cy="4584700"/>
                    </a:xfrm>
                    <a:prstGeom prst="rect">
                      <a:avLst/>
                    </a:prstGeom>
                    <a:ln/>
                  </pic:spPr>
                </pic:pic>
              </a:graphicData>
            </a:graphic>
          </wp:inline>
        </w:drawing>
      </w:r>
    </w:p>
    <w:p w14:paraId="0DD915A0" w14:textId="77777777" w:rsidR="00AE7885" w:rsidRPr="00E9315E" w:rsidRDefault="008B0432" w:rsidP="00E9315E">
      <w:pPr>
        <w:spacing w:before="240" w:after="240" w:line="360" w:lineRule="auto"/>
        <w:jc w:val="center"/>
        <w:rPr>
          <w:rFonts w:ascii="Times New Roman" w:hAnsi="Times New Roman" w:cs="Times New Roman"/>
          <w:sz w:val="26"/>
          <w:szCs w:val="26"/>
        </w:rPr>
      </w:pPr>
      <w:r w:rsidRPr="00E9315E">
        <w:rPr>
          <w:rFonts w:ascii="Times New Roman" w:hAnsi="Times New Roman" w:cs="Times New Roman"/>
          <w:sz w:val="26"/>
          <w:szCs w:val="26"/>
        </w:rPr>
        <w:t>Hình 2: Back-End Php</w:t>
      </w:r>
    </w:p>
    <w:p w14:paraId="5C1F429C" w14:textId="77777777" w:rsidR="00AE7885" w:rsidRPr="00E9315E" w:rsidRDefault="008B0432" w:rsidP="00E9315E">
      <w:pPr>
        <w:spacing w:before="240" w:after="240" w:line="360" w:lineRule="auto"/>
        <w:rPr>
          <w:rFonts w:ascii="Times New Roman" w:hAnsi="Times New Roman" w:cs="Times New Roman"/>
          <w:sz w:val="26"/>
          <w:szCs w:val="26"/>
        </w:rPr>
      </w:pPr>
      <w:r w:rsidRPr="00E9315E">
        <w:rPr>
          <w:rFonts w:ascii="Times New Roman" w:hAnsi="Times New Roman" w:cs="Times New Roman"/>
          <w:b/>
          <w:sz w:val="26"/>
          <w:szCs w:val="26"/>
        </w:rPr>
        <w:t>Ưu điểm:</w:t>
      </w:r>
    </w:p>
    <w:p w14:paraId="364B504F" w14:textId="77777777" w:rsidR="00AE7885" w:rsidRPr="00E9315E" w:rsidRDefault="008B0432" w:rsidP="00E9315E">
      <w:pPr>
        <w:spacing w:before="240" w:after="240" w:line="360" w:lineRule="auto"/>
        <w:rPr>
          <w:rFonts w:ascii="Times New Roman" w:hAnsi="Times New Roman" w:cs="Times New Roman"/>
          <w:sz w:val="26"/>
          <w:szCs w:val="26"/>
        </w:rPr>
      </w:pPr>
      <w:r w:rsidRPr="00E9315E">
        <w:rPr>
          <w:rFonts w:ascii="Times New Roman" w:hAnsi="Times New Roman" w:cs="Times New Roman"/>
          <w:sz w:val="26"/>
          <w:szCs w:val="26"/>
        </w:rPr>
        <w:t>Quản lý dữ liệu: Back-end là nơi lưu trữ và quản lý dữ liệu của ứng dụng, bao gồm cơ sở dữ liệu, tệp tin, và thông tin khách hàng. Điều này cho phép ứng dụng hoạt động hiệu quả và duyệt qua các giao diện người dùng.</w:t>
      </w:r>
    </w:p>
    <w:p w14:paraId="0254C749" w14:textId="77777777" w:rsidR="00AE7885" w:rsidRPr="00E9315E" w:rsidRDefault="008B0432" w:rsidP="00E9315E">
      <w:pPr>
        <w:spacing w:before="240" w:after="240" w:line="360" w:lineRule="auto"/>
        <w:rPr>
          <w:rFonts w:ascii="Times New Roman" w:hAnsi="Times New Roman" w:cs="Times New Roman"/>
          <w:sz w:val="26"/>
          <w:szCs w:val="26"/>
        </w:rPr>
      </w:pPr>
      <w:r w:rsidRPr="00E9315E">
        <w:rPr>
          <w:rFonts w:ascii="Times New Roman" w:hAnsi="Times New Roman" w:cs="Times New Roman"/>
          <w:sz w:val="26"/>
          <w:szCs w:val="26"/>
        </w:rPr>
        <w:t>Bảo mật: Back-end là nơi kiểm soát truy cập và xác thực người dùng, giúp đảm bảo an toàn cho dữ liệu và chống lại các tấn công bảo mật như SQL injection.</w:t>
      </w:r>
    </w:p>
    <w:p w14:paraId="096DF42B" w14:textId="77777777" w:rsidR="00AE7885" w:rsidRPr="00E9315E" w:rsidRDefault="008B0432" w:rsidP="00E9315E">
      <w:pPr>
        <w:spacing w:before="240" w:after="240" w:line="360" w:lineRule="auto"/>
        <w:rPr>
          <w:rFonts w:ascii="Times New Roman" w:hAnsi="Times New Roman" w:cs="Times New Roman"/>
          <w:sz w:val="26"/>
          <w:szCs w:val="26"/>
        </w:rPr>
      </w:pPr>
      <w:r w:rsidRPr="00E9315E">
        <w:rPr>
          <w:rFonts w:ascii="Times New Roman" w:hAnsi="Times New Roman" w:cs="Times New Roman"/>
          <w:sz w:val="26"/>
          <w:szCs w:val="26"/>
        </w:rPr>
        <w:lastRenderedPageBreak/>
        <w:t>Tích hợp: Nó cho phép tích hợp ứng dụng với các dịch vụ và hệ thống bên ngoài như thanh toán trực tuyến, hệ thống email, và các API của bên thứ ba.</w:t>
      </w:r>
    </w:p>
    <w:p w14:paraId="5A3CD563" w14:textId="77777777" w:rsidR="00AE7885" w:rsidRPr="00E9315E" w:rsidRDefault="008B0432" w:rsidP="00E9315E">
      <w:pPr>
        <w:spacing w:before="240" w:after="240" w:line="360" w:lineRule="auto"/>
        <w:rPr>
          <w:rFonts w:ascii="Times New Roman" w:hAnsi="Times New Roman" w:cs="Times New Roman"/>
          <w:sz w:val="26"/>
          <w:szCs w:val="26"/>
        </w:rPr>
      </w:pPr>
      <w:r w:rsidRPr="00E9315E">
        <w:rPr>
          <w:rFonts w:ascii="Times New Roman" w:hAnsi="Times New Roman" w:cs="Times New Roman"/>
          <w:sz w:val="26"/>
          <w:szCs w:val="26"/>
        </w:rPr>
        <w:t>Hiệu suất: Back-end có thể được tối ưu hóa để đáp ứng nhu cầu của ứng dụng và tối ưu hóa hiệu suất, đảm bảo rằng ứng dụng hoạt động nhanh chóng và ổn định.</w:t>
      </w:r>
    </w:p>
    <w:p w14:paraId="6AD31789" w14:textId="77777777" w:rsidR="00AE7885" w:rsidRPr="00E9315E" w:rsidRDefault="008B0432" w:rsidP="00E9315E">
      <w:pPr>
        <w:spacing w:before="240" w:after="240" w:line="360" w:lineRule="auto"/>
        <w:rPr>
          <w:rFonts w:ascii="Times New Roman" w:hAnsi="Times New Roman" w:cs="Times New Roman"/>
          <w:sz w:val="26"/>
          <w:szCs w:val="26"/>
        </w:rPr>
      </w:pPr>
      <w:r w:rsidRPr="00E9315E">
        <w:rPr>
          <w:rFonts w:ascii="Times New Roman" w:hAnsi="Times New Roman" w:cs="Times New Roman"/>
          <w:b/>
          <w:sz w:val="26"/>
          <w:szCs w:val="26"/>
        </w:rPr>
        <w:t>Nhược điểm:</w:t>
      </w:r>
    </w:p>
    <w:p w14:paraId="3F3AD8DB" w14:textId="77777777" w:rsidR="00AE7885" w:rsidRPr="00E9315E" w:rsidRDefault="008B0432" w:rsidP="00E9315E">
      <w:pPr>
        <w:spacing w:before="240" w:after="240" w:line="360" w:lineRule="auto"/>
        <w:rPr>
          <w:rFonts w:ascii="Times New Roman" w:hAnsi="Times New Roman" w:cs="Times New Roman"/>
          <w:sz w:val="26"/>
          <w:szCs w:val="26"/>
        </w:rPr>
      </w:pPr>
      <w:r w:rsidRPr="00E9315E">
        <w:rPr>
          <w:rFonts w:ascii="Times New Roman" w:hAnsi="Times New Roman" w:cs="Times New Roman"/>
          <w:sz w:val="26"/>
          <w:szCs w:val="26"/>
        </w:rPr>
        <w:t>Phát triển tốn thời gian: Phát triển back-end thường đòi hỏi nhiều thời gian hơn so với phát triển front-end do nó đòi hỏi kiến thức sâu về lập trình và quản lý dữ liệu.</w:t>
      </w:r>
    </w:p>
    <w:p w14:paraId="4F9E2D96" w14:textId="77777777" w:rsidR="00AE7885" w:rsidRPr="00E9315E" w:rsidRDefault="008B0432" w:rsidP="00E9315E">
      <w:pPr>
        <w:spacing w:before="240" w:after="240" w:line="360" w:lineRule="auto"/>
        <w:rPr>
          <w:rFonts w:ascii="Times New Roman" w:hAnsi="Times New Roman" w:cs="Times New Roman"/>
          <w:sz w:val="26"/>
          <w:szCs w:val="26"/>
        </w:rPr>
      </w:pPr>
      <w:r w:rsidRPr="00E9315E">
        <w:rPr>
          <w:rFonts w:ascii="Times New Roman" w:hAnsi="Times New Roman" w:cs="Times New Roman"/>
          <w:sz w:val="26"/>
          <w:szCs w:val="26"/>
        </w:rPr>
        <w:t>Khó tùy chỉnh: Một số ngôn ngữ back-end, bao gồm PHP, có thể cảm thấy khó để tùy chỉnh và bảo trì nếu không được thiết kế cẩn thận.</w:t>
      </w:r>
    </w:p>
    <w:p w14:paraId="0247C024" w14:textId="77777777" w:rsidR="00AE7885" w:rsidRPr="00E9315E" w:rsidRDefault="008B0432" w:rsidP="00E9315E">
      <w:pPr>
        <w:spacing w:before="240" w:after="240" w:line="360" w:lineRule="auto"/>
        <w:rPr>
          <w:rFonts w:ascii="Times New Roman" w:hAnsi="Times New Roman" w:cs="Times New Roman"/>
          <w:sz w:val="26"/>
          <w:szCs w:val="26"/>
        </w:rPr>
      </w:pPr>
      <w:r w:rsidRPr="00E9315E">
        <w:rPr>
          <w:rFonts w:ascii="Times New Roman" w:hAnsi="Times New Roman" w:cs="Times New Roman"/>
          <w:sz w:val="26"/>
          <w:szCs w:val="26"/>
        </w:rPr>
        <w:t>Chi phí phát triển: Phát triển và duy trì back-end có thể tốn kém về thời gian và nguồn lực, bao gồm việc thuê nhân viên chuyên nghiệp và cơ sở dữ liệu.</w:t>
      </w:r>
    </w:p>
    <w:p w14:paraId="15A2E718" w14:textId="77777777" w:rsidR="00AE7885" w:rsidRPr="00E9315E" w:rsidRDefault="008B0432" w:rsidP="00E9315E">
      <w:pPr>
        <w:spacing w:before="240" w:after="240" w:line="360" w:lineRule="auto"/>
        <w:rPr>
          <w:rFonts w:ascii="Times New Roman" w:hAnsi="Times New Roman" w:cs="Times New Roman"/>
          <w:sz w:val="26"/>
          <w:szCs w:val="26"/>
        </w:rPr>
      </w:pPr>
      <w:r w:rsidRPr="00E9315E">
        <w:rPr>
          <w:rFonts w:ascii="Times New Roman" w:hAnsi="Times New Roman" w:cs="Times New Roman"/>
          <w:sz w:val="26"/>
          <w:szCs w:val="26"/>
        </w:rPr>
        <w:t>Tương thích hệ thống: Đôi khi, tích hợp các hệ thống cũ hoặc bên thứ ba có thể gây khó khăn về tương thích và đòi hỏi sự phức tạp trong việc quản lý và xử lý dữ liệu.</w:t>
      </w:r>
    </w:p>
    <w:p w14:paraId="2588382C" w14:textId="77777777" w:rsidR="00AE7885" w:rsidRPr="00E9315E" w:rsidRDefault="008B0432" w:rsidP="00E9315E">
      <w:pPr>
        <w:spacing w:before="240" w:after="240" w:line="360" w:lineRule="auto"/>
        <w:rPr>
          <w:rFonts w:ascii="Times New Roman" w:hAnsi="Times New Roman" w:cs="Times New Roman"/>
          <w:sz w:val="26"/>
          <w:szCs w:val="26"/>
        </w:rPr>
      </w:pPr>
      <w:r w:rsidRPr="00E9315E">
        <w:rPr>
          <w:rFonts w:ascii="Times New Roman" w:hAnsi="Times New Roman" w:cs="Times New Roman"/>
          <w:sz w:val="26"/>
          <w:szCs w:val="26"/>
        </w:rPr>
        <w:t>Tóm lại, back-end development là phần quan trọng của quá trình phát triển ứng dụng web và đóng vai trò quan trọng trong việc quản lý và bảo mật dữ liệu. Tuy nhiên, nó cũng đòi hỏi sự đầu tư thời gian và nguồn lực để phát triển và duy trì một cách hiệu quả.</w:t>
      </w:r>
    </w:p>
    <w:p w14:paraId="75DFC028" w14:textId="77777777" w:rsidR="00AE7885" w:rsidRPr="00E9315E" w:rsidRDefault="008B0432" w:rsidP="00E9315E">
      <w:pPr>
        <w:pStyle w:val="Heading2"/>
        <w:spacing w:line="360" w:lineRule="auto"/>
        <w:rPr>
          <w:rFonts w:ascii="Times New Roman" w:hAnsi="Times New Roman" w:cs="Times New Roman"/>
          <w:b/>
          <w:bCs/>
          <w:sz w:val="28"/>
          <w:szCs w:val="28"/>
        </w:rPr>
      </w:pPr>
      <w:bookmarkStart w:id="89" w:name="_gd8j9s1zk4gv" w:colFirst="0" w:colLast="0"/>
      <w:bookmarkStart w:id="90" w:name="_Toc150318084"/>
      <w:bookmarkEnd w:id="89"/>
      <w:r w:rsidRPr="00E9315E">
        <w:rPr>
          <w:rFonts w:ascii="Times New Roman" w:hAnsi="Times New Roman" w:cs="Times New Roman"/>
          <w:b/>
          <w:bCs/>
          <w:sz w:val="28"/>
          <w:szCs w:val="28"/>
        </w:rPr>
        <w:t>3.3 DATABASE</w:t>
      </w:r>
      <w:bookmarkEnd w:id="90"/>
    </w:p>
    <w:p w14:paraId="23DBA602" w14:textId="77777777" w:rsidR="00AE7885" w:rsidRPr="00E9315E" w:rsidRDefault="008B0432" w:rsidP="00E9315E">
      <w:pPr>
        <w:spacing w:before="240" w:after="240" w:line="360" w:lineRule="auto"/>
        <w:rPr>
          <w:rFonts w:ascii="Times New Roman" w:hAnsi="Times New Roman" w:cs="Times New Roman"/>
          <w:b/>
          <w:sz w:val="26"/>
          <w:szCs w:val="26"/>
        </w:rPr>
      </w:pPr>
      <w:r w:rsidRPr="00E9315E">
        <w:rPr>
          <w:rFonts w:ascii="Times New Roman" w:hAnsi="Times New Roman" w:cs="Times New Roman"/>
          <w:b/>
          <w:sz w:val="26"/>
          <w:szCs w:val="26"/>
        </w:rPr>
        <w:t>Khái niệm:</w:t>
      </w:r>
    </w:p>
    <w:p w14:paraId="3C7C6EB9" w14:textId="77777777" w:rsidR="00AE7885" w:rsidRPr="00E9315E" w:rsidRDefault="008B0432" w:rsidP="00E9315E">
      <w:pPr>
        <w:spacing w:before="240" w:after="240" w:line="360" w:lineRule="auto"/>
        <w:rPr>
          <w:rFonts w:ascii="Times New Roman" w:hAnsi="Times New Roman" w:cs="Times New Roman"/>
          <w:sz w:val="26"/>
          <w:szCs w:val="26"/>
        </w:rPr>
      </w:pPr>
      <w:r w:rsidRPr="00E9315E">
        <w:rPr>
          <w:rFonts w:ascii="Times New Roman" w:hAnsi="Times New Roman" w:cs="Times New Roman"/>
          <w:sz w:val="26"/>
          <w:szCs w:val="26"/>
        </w:rPr>
        <w:t>MySQL là hệ thống quản lý cơ sở dữ liệu mã nguồn mở (RDBMS - Relational Database Management System) phổ biến, được sử dụng rộng rãi trên toàn thế giới để lưu trữ và quản lý dữ liệu. phpMyAdmin, trong trường hợp này, là một giao diện người dùng đồ họa dựa trên web cho MySQL, giúp người dùng dễ dàng quản lý cơ sở dữ liệu MySQL thông qua trình duyệt web.</w:t>
      </w:r>
    </w:p>
    <w:p w14:paraId="0CB07A70" w14:textId="77777777" w:rsidR="00AE7885" w:rsidRPr="00E9315E" w:rsidRDefault="008B0432" w:rsidP="00E9315E">
      <w:pPr>
        <w:spacing w:before="240" w:after="240" w:line="360" w:lineRule="auto"/>
        <w:rPr>
          <w:rFonts w:ascii="Times New Roman" w:hAnsi="Times New Roman" w:cs="Times New Roman"/>
          <w:sz w:val="26"/>
          <w:szCs w:val="26"/>
        </w:rPr>
      </w:pPr>
      <w:r w:rsidRPr="00E9315E">
        <w:rPr>
          <w:rFonts w:ascii="Times New Roman" w:hAnsi="Times New Roman" w:cs="Times New Roman"/>
          <w:noProof/>
          <w:sz w:val="26"/>
          <w:szCs w:val="26"/>
        </w:rPr>
        <w:lastRenderedPageBreak/>
        <w:drawing>
          <wp:inline distT="114300" distB="114300" distL="114300" distR="114300" wp14:anchorId="2427B115" wp14:editId="21C14640">
            <wp:extent cx="5731200" cy="322580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5731200" cy="3225800"/>
                    </a:xfrm>
                    <a:prstGeom prst="rect">
                      <a:avLst/>
                    </a:prstGeom>
                    <a:ln/>
                  </pic:spPr>
                </pic:pic>
              </a:graphicData>
            </a:graphic>
          </wp:inline>
        </w:drawing>
      </w:r>
    </w:p>
    <w:p w14:paraId="1DEF5A9E" w14:textId="5098E409" w:rsidR="00AE7885" w:rsidRPr="00E9315E" w:rsidRDefault="008B0432" w:rsidP="00E9315E">
      <w:pPr>
        <w:spacing w:before="240" w:after="240" w:line="360" w:lineRule="auto"/>
        <w:jc w:val="center"/>
        <w:rPr>
          <w:rFonts w:ascii="Times New Roman" w:hAnsi="Times New Roman" w:cs="Times New Roman"/>
          <w:sz w:val="26"/>
          <w:szCs w:val="26"/>
        </w:rPr>
      </w:pPr>
      <w:r w:rsidRPr="00E9315E">
        <w:rPr>
          <w:rFonts w:ascii="Times New Roman" w:hAnsi="Times New Roman" w:cs="Times New Roman"/>
          <w:sz w:val="26"/>
          <w:szCs w:val="26"/>
        </w:rPr>
        <w:t>Hình 3: MySQl</w:t>
      </w:r>
    </w:p>
    <w:p w14:paraId="0274314D" w14:textId="77777777" w:rsidR="00AE7885" w:rsidRPr="00E9315E" w:rsidRDefault="008B0432" w:rsidP="00E9315E">
      <w:pPr>
        <w:spacing w:before="240" w:after="240" w:line="360" w:lineRule="auto"/>
        <w:rPr>
          <w:rFonts w:ascii="Times New Roman" w:hAnsi="Times New Roman" w:cs="Times New Roman"/>
          <w:sz w:val="26"/>
          <w:szCs w:val="26"/>
        </w:rPr>
      </w:pPr>
      <w:r w:rsidRPr="00E9315E">
        <w:rPr>
          <w:rFonts w:ascii="Times New Roman" w:hAnsi="Times New Roman" w:cs="Times New Roman"/>
          <w:b/>
          <w:sz w:val="26"/>
          <w:szCs w:val="26"/>
        </w:rPr>
        <w:t>Ưu điểm:</w:t>
      </w:r>
    </w:p>
    <w:p w14:paraId="3E93F88A" w14:textId="77777777" w:rsidR="00AE7885" w:rsidRPr="00E9315E" w:rsidRDefault="008B0432" w:rsidP="00E9315E">
      <w:pPr>
        <w:spacing w:before="240" w:after="240" w:line="360" w:lineRule="auto"/>
        <w:rPr>
          <w:rFonts w:ascii="Times New Roman" w:hAnsi="Times New Roman" w:cs="Times New Roman"/>
          <w:sz w:val="26"/>
          <w:szCs w:val="26"/>
        </w:rPr>
      </w:pPr>
      <w:r w:rsidRPr="00E9315E">
        <w:rPr>
          <w:rFonts w:ascii="Times New Roman" w:hAnsi="Times New Roman" w:cs="Times New Roman"/>
          <w:sz w:val="26"/>
          <w:szCs w:val="26"/>
        </w:rPr>
        <w:t>Tích hợp dễ dàng: MySQL và phpMyAdmin thường được tích hợp dễ dàng với các ứng dụng web và hệ thống khác. Nó cung cấp các giao tiếp API và thư viện cho nhiều ngôn ngữ lập trình, giúp ứng dụng tương tác với cơ sở dữ liệu một cách thuận tiện.</w:t>
      </w:r>
    </w:p>
    <w:p w14:paraId="4DB2AE5C" w14:textId="77777777" w:rsidR="00AE7885" w:rsidRPr="00E9315E" w:rsidRDefault="008B0432" w:rsidP="00E9315E">
      <w:pPr>
        <w:spacing w:before="240" w:after="240" w:line="360" w:lineRule="auto"/>
        <w:rPr>
          <w:rFonts w:ascii="Times New Roman" w:hAnsi="Times New Roman" w:cs="Times New Roman"/>
          <w:sz w:val="26"/>
          <w:szCs w:val="26"/>
        </w:rPr>
      </w:pPr>
      <w:r w:rsidRPr="00E9315E">
        <w:rPr>
          <w:rFonts w:ascii="Times New Roman" w:hAnsi="Times New Roman" w:cs="Times New Roman"/>
          <w:sz w:val="26"/>
          <w:szCs w:val="26"/>
        </w:rPr>
        <w:t>Phổ biến và ổn định: MySQL là một RDBMS phổ biến được sử dụng rộng rãi trong cộng đồng phát triển. Điều này đảm bảo sự ổn định và khả năng tìm kiếm hỗ trợ và tài liệu dễ dàng.</w:t>
      </w:r>
    </w:p>
    <w:p w14:paraId="5AD7E34D" w14:textId="77777777" w:rsidR="00AE7885" w:rsidRPr="00E9315E" w:rsidRDefault="008B0432" w:rsidP="00E9315E">
      <w:pPr>
        <w:spacing w:before="240" w:after="240" w:line="360" w:lineRule="auto"/>
        <w:rPr>
          <w:rFonts w:ascii="Times New Roman" w:hAnsi="Times New Roman" w:cs="Times New Roman"/>
          <w:sz w:val="26"/>
          <w:szCs w:val="26"/>
        </w:rPr>
      </w:pPr>
      <w:r w:rsidRPr="00E9315E">
        <w:rPr>
          <w:rFonts w:ascii="Times New Roman" w:hAnsi="Times New Roman" w:cs="Times New Roman"/>
          <w:sz w:val="26"/>
          <w:szCs w:val="26"/>
        </w:rPr>
        <w:t>Hiệu suất: MySQL được thiết kế để hoạt động nhanh chóng và hiệu quả, đặc biệt là cho các ứng dụng có dữ liệu lớn. Nó hỗ trợ các công cụ tối ưu hóa và chỉ mục để cải thiện hiệu suất truy vấn.</w:t>
      </w:r>
    </w:p>
    <w:p w14:paraId="2737DFAF" w14:textId="77777777" w:rsidR="00AE7885" w:rsidRPr="00E9315E" w:rsidRDefault="008B0432" w:rsidP="00E9315E">
      <w:pPr>
        <w:spacing w:before="240" w:after="240" w:line="360" w:lineRule="auto"/>
        <w:rPr>
          <w:rFonts w:ascii="Times New Roman" w:hAnsi="Times New Roman" w:cs="Times New Roman"/>
          <w:sz w:val="26"/>
          <w:szCs w:val="26"/>
        </w:rPr>
      </w:pPr>
      <w:r w:rsidRPr="00E9315E">
        <w:rPr>
          <w:rFonts w:ascii="Times New Roman" w:hAnsi="Times New Roman" w:cs="Times New Roman"/>
          <w:sz w:val="26"/>
          <w:szCs w:val="26"/>
        </w:rPr>
        <w:t>Bảo mật: MySQL cung cấp các tính năng bảo mật mạnh mẽ, bao gồm quản lý quyền truy cập và mã hóa dữ liệu, giúp bảo vệ cơ sở dữ liệu khỏi các mối đe dọa bảo mật.</w:t>
      </w:r>
    </w:p>
    <w:p w14:paraId="258D06D5" w14:textId="77777777" w:rsidR="00AE7885" w:rsidRPr="00E9315E" w:rsidRDefault="008B0432" w:rsidP="00E9315E">
      <w:pPr>
        <w:spacing w:before="240" w:after="240" w:line="360" w:lineRule="auto"/>
        <w:rPr>
          <w:rFonts w:ascii="Times New Roman" w:hAnsi="Times New Roman" w:cs="Times New Roman"/>
          <w:sz w:val="26"/>
          <w:szCs w:val="26"/>
        </w:rPr>
      </w:pPr>
      <w:r w:rsidRPr="00E9315E">
        <w:rPr>
          <w:rFonts w:ascii="Times New Roman" w:hAnsi="Times New Roman" w:cs="Times New Roman"/>
          <w:b/>
          <w:sz w:val="26"/>
          <w:szCs w:val="26"/>
        </w:rPr>
        <w:t>Nhược điểm:</w:t>
      </w:r>
    </w:p>
    <w:p w14:paraId="2E4BCD15" w14:textId="77777777" w:rsidR="00AE7885" w:rsidRPr="00E9315E" w:rsidRDefault="008B0432" w:rsidP="00E9315E">
      <w:pPr>
        <w:spacing w:before="240" w:after="240" w:line="360" w:lineRule="auto"/>
        <w:rPr>
          <w:rFonts w:ascii="Times New Roman" w:hAnsi="Times New Roman" w:cs="Times New Roman"/>
          <w:sz w:val="26"/>
          <w:szCs w:val="26"/>
        </w:rPr>
      </w:pPr>
      <w:r w:rsidRPr="00E9315E">
        <w:rPr>
          <w:rFonts w:ascii="Times New Roman" w:hAnsi="Times New Roman" w:cs="Times New Roman"/>
          <w:sz w:val="26"/>
          <w:szCs w:val="26"/>
        </w:rPr>
        <w:lastRenderedPageBreak/>
        <w:t>Phức tạp trong việc quản lý: MySQL có thể phức tạp trong việc quản lý và cấu hình, đặc biệt là đối với người mới sử dụng. Cần có kiến thức về cơ sở dữ liệu để tận dụng hết tiềm năng của nó.</w:t>
      </w:r>
    </w:p>
    <w:p w14:paraId="2D075ED8" w14:textId="77777777" w:rsidR="00AE7885" w:rsidRPr="00E9315E" w:rsidRDefault="008B0432" w:rsidP="00E9315E">
      <w:pPr>
        <w:spacing w:before="240" w:after="240" w:line="360" w:lineRule="auto"/>
        <w:rPr>
          <w:rFonts w:ascii="Times New Roman" w:hAnsi="Times New Roman" w:cs="Times New Roman"/>
          <w:sz w:val="26"/>
          <w:szCs w:val="26"/>
        </w:rPr>
      </w:pPr>
      <w:r w:rsidRPr="00E9315E">
        <w:rPr>
          <w:rFonts w:ascii="Times New Roman" w:hAnsi="Times New Roman" w:cs="Times New Roman"/>
          <w:sz w:val="26"/>
          <w:szCs w:val="26"/>
        </w:rPr>
        <w:t>Khả năng mở rộng: Mặc dù MySQL có thể mở rộng theo cách dọc (vertical scaling), tuy nhiên, mở rộng theo cách ngang (horizontal scaling) có thể phức tạp hơn và đòi hỏi kiến thức về việc thiết kế cơ sở dữ liệu phân phối.</w:t>
      </w:r>
    </w:p>
    <w:p w14:paraId="0ECE5180" w14:textId="77777777" w:rsidR="00AE7885" w:rsidRPr="00E9315E" w:rsidRDefault="008B0432" w:rsidP="00E9315E">
      <w:pPr>
        <w:spacing w:before="240" w:after="240" w:line="360" w:lineRule="auto"/>
        <w:rPr>
          <w:rFonts w:ascii="Times New Roman" w:hAnsi="Times New Roman" w:cs="Times New Roman"/>
          <w:sz w:val="26"/>
          <w:szCs w:val="26"/>
        </w:rPr>
      </w:pPr>
      <w:r w:rsidRPr="00E9315E">
        <w:rPr>
          <w:rFonts w:ascii="Times New Roman" w:hAnsi="Times New Roman" w:cs="Times New Roman"/>
          <w:sz w:val="26"/>
          <w:szCs w:val="26"/>
        </w:rPr>
        <w:t>Hạn chế trong một số tính năng: MySQL có thể hạn chế trong việc hỗ trợ một số tính năng cao cấp như xử lý dữ liệu không cấu trúc (unstructured data) hoặc dữ liệu đa phương tiện một cách hiệu quả.</w:t>
      </w:r>
    </w:p>
    <w:p w14:paraId="1C19447D" w14:textId="77777777" w:rsidR="00AE7885" w:rsidRPr="00E9315E" w:rsidRDefault="008B0432" w:rsidP="00E9315E">
      <w:pPr>
        <w:spacing w:before="240" w:after="240" w:line="360" w:lineRule="auto"/>
        <w:rPr>
          <w:rFonts w:ascii="Times New Roman" w:hAnsi="Times New Roman" w:cs="Times New Roman"/>
          <w:sz w:val="26"/>
          <w:szCs w:val="26"/>
        </w:rPr>
      </w:pPr>
      <w:r w:rsidRPr="00E9315E">
        <w:rPr>
          <w:rFonts w:ascii="Times New Roman" w:hAnsi="Times New Roman" w:cs="Times New Roman"/>
          <w:sz w:val="26"/>
          <w:szCs w:val="26"/>
        </w:rPr>
        <w:t>Thiếu tính năng mới: Một số tính năng mới và xu hướng trong quản lý cơ sở dữ liệu như NoSQL không được MySQL hỗ trợ một cách tốt.</w:t>
      </w:r>
    </w:p>
    <w:p w14:paraId="1065309A" w14:textId="77777777" w:rsidR="00AE7885" w:rsidRPr="00E9315E" w:rsidRDefault="008B0432" w:rsidP="00E9315E">
      <w:pPr>
        <w:spacing w:before="240" w:after="240" w:line="360" w:lineRule="auto"/>
        <w:rPr>
          <w:rFonts w:ascii="Times New Roman" w:hAnsi="Times New Roman" w:cs="Times New Roman"/>
          <w:sz w:val="26"/>
          <w:szCs w:val="26"/>
        </w:rPr>
      </w:pPr>
      <w:r w:rsidRPr="00E9315E">
        <w:rPr>
          <w:rFonts w:ascii="Times New Roman" w:hAnsi="Times New Roman" w:cs="Times New Roman"/>
          <w:sz w:val="26"/>
          <w:szCs w:val="26"/>
        </w:rPr>
        <w:t>Tóm lại, MySQL và phpMyAdmin là một cơ sở dữ liệu mạnh mẽ và phổ biến, thích hợp cho nhiều dự án phát triển web và ứng dụng. Tuy nhiên, việc quản lý và mở rộng có thể đòi hỏi kiến thức kỹ thuật và sự hiểu biết về các tính năng và giới hạn của hệ thống này.</w:t>
      </w:r>
    </w:p>
    <w:p w14:paraId="15063879" w14:textId="65947F55" w:rsidR="00AE7885" w:rsidRPr="00E9315E" w:rsidRDefault="008B0432" w:rsidP="00E9315E">
      <w:pPr>
        <w:pStyle w:val="Heading2"/>
        <w:spacing w:line="360" w:lineRule="auto"/>
        <w:rPr>
          <w:rFonts w:ascii="Times New Roman" w:hAnsi="Times New Roman" w:cs="Times New Roman"/>
          <w:b/>
          <w:bCs/>
          <w:sz w:val="28"/>
          <w:szCs w:val="28"/>
        </w:rPr>
      </w:pPr>
      <w:bookmarkStart w:id="91" w:name="_lg8ywy8b7eix" w:colFirst="0" w:colLast="0"/>
      <w:bookmarkStart w:id="92" w:name="_Toc150318085"/>
      <w:bookmarkEnd w:id="91"/>
      <w:r w:rsidRPr="00E9315E">
        <w:rPr>
          <w:rFonts w:ascii="Times New Roman" w:hAnsi="Times New Roman" w:cs="Times New Roman"/>
          <w:b/>
          <w:bCs/>
          <w:sz w:val="28"/>
          <w:szCs w:val="28"/>
        </w:rPr>
        <w:t>3.4 FRAMEWORK</w:t>
      </w:r>
      <w:bookmarkEnd w:id="92"/>
    </w:p>
    <w:p w14:paraId="0CE5D2BF" w14:textId="6111B556" w:rsidR="00E9317F" w:rsidRPr="00E9315E" w:rsidRDefault="00E9317F" w:rsidP="00E9315E">
      <w:pPr>
        <w:pStyle w:val="Heading3"/>
        <w:spacing w:line="360" w:lineRule="auto"/>
        <w:rPr>
          <w:rFonts w:ascii="Times New Roman" w:hAnsi="Times New Roman" w:cs="Times New Roman"/>
          <w:b/>
          <w:bCs/>
          <w:color w:val="auto"/>
          <w:sz w:val="26"/>
          <w:lang w:val="en-US"/>
        </w:rPr>
      </w:pPr>
      <w:bookmarkStart w:id="93" w:name="_Toc150318086"/>
      <w:r w:rsidRPr="00E9315E">
        <w:rPr>
          <w:rFonts w:ascii="Times New Roman" w:hAnsi="Times New Roman" w:cs="Times New Roman"/>
          <w:b/>
          <w:bCs/>
          <w:color w:val="auto"/>
          <w:sz w:val="26"/>
          <w:lang w:val="en-US"/>
        </w:rPr>
        <w:t>3.4.1 Bootstrap</w:t>
      </w:r>
      <w:bookmarkEnd w:id="93"/>
    </w:p>
    <w:p w14:paraId="4CF418DE" w14:textId="393A303A" w:rsidR="00E9317F" w:rsidRPr="00E9315E" w:rsidRDefault="00E9317F" w:rsidP="00E9315E">
      <w:pPr>
        <w:pStyle w:val="ListParagraph"/>
        <w:numPr>
          <w:ilvl w:val="0"/>
          <w:numId w:val="44"/>
        </w:numPr>
        <w:spacing w:line="360" w:lineRule="auto"/>
        <w:rPr>
          <w:rFonts w:ascii="Times New Roman" w:hAnsi="Times New Roman" w:cs="Times New Roman"/>
          <w:b/>
          <w:bCs/>
          <w:sz w:val="26"/>
          <w:szCs w:val="26"/>
          <w:lang w:val="en-US"/>
        </w:rPr>
      </w:pPr>
      <w:r w:rsidRPr="00E9315E">
        <w:rPr>
          <w:rFonts w:ascii="Times New Roman" w:hAnsi="Times New Roman" w:cs="Times New Roman"/>
          <w:b/>
          <w:bCs/>
          <w:sz w:val="26"/>
          <w:szCs w:val="26"/>
          <w:lang w:val="en-US"/>
        </w:rPr>
        <w:t>Khái niệm</w:t>
      </w:r>
    </w:p>
    <w:p w14:paraId="4B6AE7F2" w14:textId="77777777" w:rsidR="00E9317F" w:rsidRPr="00E9315E" w:rsidRDefault="00E9317F" w:rsidP="00E9315E">
      <w:pPr>
        <w:spacing w:line="360" w:lineRule="auto"/>
        <w:rPr>
          <w:rFonts w:ascii="Times New Roman" w:hAnsi="Times New Roman" w:cs="Times New Roman"/>
          <w:sz w:val="26"/>
          <w:szCs w:val="26"/>
          <w:lang w:val="en-US"/>
        </w:rPr>
      </w:pPr>
      <w:r w:rsidRPr="00E9315E">
        <w:rPr>
          <w:rFonts w:ascii="Times New Roman" w:hAnsi="Times New Roman" w:cs="Times New Roman"/>
          <w:sz w:val="26"/>
          <w:szCs w:val="26"/>
          <w:lang w:val="en-US"/>
        </w:rPr>
        <w:t>Bootstrap là một framework CSS và JavaScript mã nguồn mở được phát triển bởi Mark Otto và Jacob Thornton. Nó được sử dụng để tạo giao diện web đáp ứng, linh hoạt và đẹp mắt. Bootstrap bao gồm các CSS, JavaScript và các tài nguyên khác được thiết kế để giúp các nhà phát triển web tạo giao diện web nhanh chóng và dễ dàng.</w:t>
      </w:r>
    </w:p>
    <w:p w14:paraId="5F510CF3" w14:textId="77777777" w:rsidR="00E9317F" w:rsidRPr="00E9315E" w:rsidRDefault="00E9317F" w:rsidP="00E9315E">
      <w:pPr>
        <w:pStyle w:val="ListParagraph"/>
        <w:numPr>
          <w:ilvl w:val="0"/>
          <w:numId w:val="41"/>
        </w:numPr>
        <w:spacing w:line="360" w:lineRule="auto"/>
        <w:rPr>
          <w:rFonts w:ascii="Times New Roman" w:hAnsi="Times New Roman" w:cs="Times New Roman"/>
          <w:b/>
          <w:bCs/>
          <w:sz w:val="26"/>
          <w:szCs w:val="26"/>
          <w:lang w:val="en-US"/>
        </w:rPr>
      </w:pPr>
      <w:r w:rsidRPr="00E9315E">
        <w:rPr>
          <w:rFonts w:ascii="Times New Roman" w:hAnsi="Times New Roman" w:cs="Times New Roman"/>
          <w:b/>
          <w:bCs/>
          <w:sz w:val="26"/>
          <w:szCs w:val="26"/>
          <w:lang w:val="en-US"/>
        </w:rPr>
        <w:t>Ưu điểm</w:t>
      </w:r>
    </w:p>
    <w:p w14:paraId="436A9E8B" w14:textId="77777777" w:rsidR="00E9317F" w:rsidRPr="00E9315E" w:rsidRDefault="00E9317F" w:rsidP="00E9315E">
      <w:pPr>
        <w:spacing w:line="360" w:lineRule="auto"/>
        <w:ind w:left="360"/>
        <w:rPr>
          <w:rFonts w:ascii="Times New Roman" w:hAnsi="Times New Roman" w:cs="Times New Roman"/>
          <w:sz w:val="26"/>
          <w:szCs w:val="26"/>
          <w:lang w:val="en-US"/>
        </w:rPr>
      </w:pPr>
      <w:r w:rsidRPr="00E9315E">
        <w:rPr>
          <w:rFonts w:ascii="Times New Roman" w:hAnsi="Times New Roman" w:cs="Times New Roman"/>
          <w:b/>
          <w:bCs/>
          <w:sz w:val="26"/>
          <w:szCs w:val="26"/>
          <w:lang w:val="en-US"/>
        </w:rPr>
        <w:t>Giao diện đáp ứng:</w:t>
      </w:r>
      <w:r w:rsidRPr="00E9315E">
        <w:rPr>
          <w:rFonts w:ascii="Times New Roman" w:hAnsi="Times New Roman" w:cs="Times New Roman"/>
          <w:sz w:val="26"/>
          <w:szCs w:val="26"/>
          <w:lang w:val="en-US"/>
        </w:rPr>
        <w:t> Bootstrap được thiết kế để đáp ứng, có nghĩa là nó sẽ hiển thị tốt trên mọi thiết bị, từ máy tính để bàn đến điện thoại thông minh.</w:t>
      </w:r>
    </w:p>
    <w:p w14:paraId="6C511349" w14:textId="77777777" w:rsidR="00E9317F" w:rsidRPr="00E9315E" w:rsidRDefault="00E9317F" w:rsidP="00E9315E">
      <w:pPr>
        <w:spacing w:line="360" w:lineRule="auto"/>
        <w:ind w:left="360"/>
        <w:rPr>
          <w:rFonts w:ascii="Times New Roman" w:hAnsi="Times New Roman" w:cs="Times New Roman"/>
          <w:sz w:val="26"/>
          <w:szCs w:val="26"/>
          <w:lang w:val="en-US"/>
        </w:rPr>
      </w:pPr>
      <w:r w:rsidRPr="00E9315E">
        <w:rPr>
          <w:rFonts w:ascii="Times New Roman" w:hAnsi="Times New Roman" w:cs="Times New Roman"/>
          <w:b/>
          <w:bCs/>
          <w:sz w:val="26"/>
          <w:szCs w:val="26"/>
          <w:lang w:val="en-US"/>
        </w:rPr>
        <w:t>Linh hoạt</w:t>
      </w:r>
      <w:r w:rsidRPr="00E9315E">
        <w:rPr>
          <w:rFonts w:ascii="Times New Roman" w:hAnsi="Times New Roman" w:cs="Times New Roman"/>
          <w:sz w:val="26"/>
          <w:szCs w:val="26"/>
          <w:lang w:val="en-US"/>
        </w:rPr>
        <w:t>: Bootstrap có thể được sử dụng để tạo nhiều loại giao diện web, từ trang web đơn giản đến trang web phức tạp.</w:t>
      </w:r>
    </w:p>
    <w:p w14:paraId="7D5DBAB9" w14:textId="77777777" w:rsidR="00E9317F" w:rsidRPr="00E9315E" w:rsidRDefault="00E9317F" w:rsidP="00E9315E">
      <w:pPr>
        <w:spacing w:line="360" w:lineRule="auto"/>
        <w:ind w:left="360"/>
        <w:rPr>
          <w:rFonts w:ascii="Times New Roman" w:hAnsi="Times New Roman" w:cs="Times New Roman"/>
          <w:sz w:val="26"/>
          <w:szCs w:val="26"/>
          <w:lang w:val="en-US"/>
        </w:rPr>
      </w:pPr>
      <w:r w:rsidRPr="00E9315E">
        <w:rPr>
          <w:rFonts w:ascii="Times New Roman" w:hAnsi="Times New Roman" w:cs="Times New Roman"/>
          <w:b/>
          <w:bCs/>
          <w:sz w:val="26"/>
          <w:szCs w:val="26"/>
          <w:lang w:val="en-US"/>
        </w:rPr>
        <w:lastRenderedPageBreak/>
        <w:t>Tích hợp sẵn</w:t>
      </w:r>
      <w:r w:rsidRPr="00E9315E">
        <w:rPr>
          <w:rFonts w:ascii="Times New Roman" w:hAnsi="Times New Roman" w:cs="Times New Roman"/>
          <w:sz w:val="26"/>
          <w:szCs w:val="26"/>
          <w:lang w:val="en-US"/>
        </w:rPr>
        <w:t>: Bootstrap bao gồm nhiều tính năng tích hợp sẵn, chẳng hạn như thanh menu, thanh trượt và hộp thoại.</w:t>
      </w:r>
    </w:p>
    <w:p w14:paraId="0FD137EE" w14:textId="77777777" w:rsidR="00E9317F" w:rsidRPr="00E9315E" w:rsidRDefault="00E9317F" w:rsidP="00E9315E">
      <w:pPr>
        <w:spacing w:line="360" w:lineRule="auto"/>
        <w:ind w:left="360"/>
        <w:rPr>
          <w:rFonts w:ascii="Times New Roman" w:hAnsi="Times New Roman" w:cs="Times New Roman"/>
          <w:sz w:val="26"/>
          <w:szCs w:val="26"/>
          <w:lang w:val="en-US"/>
        </w:rPr>
      </w:pPr>
      <w:r w:rsidRPr="00E9315E">
        <w:rPr>
          <w:rFonts w:ascii="Times New Roman" w:hAnsi="Times New Roman" w:cs="Times New Roman"/>
          <w:b/>
          <w:bCs/>
          <w:sz w:val="26"/>
          <w:szCs w:val="26"/>
          <w:lang w:val="en-US"/>
        </w:rPr>
        <w:t>Cộng đồng lớn</w:t>
      </w:r>
      <w:r w:rsidRPr="00E9315E">
        <w:rPr>
          <w:rFonts w:ascii="Times New Roman" w:hAnsi="Times New Roman" w:cs="Times New Roman"/>
          <w:sz w:val="26"/>
          <w:szCs w:val="26"/>
          <w:lang w:val="en-US"/>
        </w:rPr>
        <w:t>: Bootstrap có một cộng đồng lớn và tích cực, cung cấp hỗ trợ và tài nguyên cho các nhà phát triển.</w:t>
      </w:r>
    </w:p>
    <w:p w14:paraId="685B6E84" w14:textId="77777777" w:rsidR="00E9317F" w:rsidRPr="00E9315E" w:rsidRDefault="00E9317F" w:rsidP="00E9315E">
      <w:pPr>
        <w:pStyle w:val="ListParagraph"/>
        <w:numPr>
          <w:ilvl w:val="0"/>
          <w:numId w:val="41"/>
        </w:numPr>
        <w:spacing w:line="360" w:lineRule="auto"/>
        <w:rPr>
          <w:rFonts w:ascii="Times New Roman" w:hAnsi="Times New Roman" w:cs="Times New Roman"/>
          <w:b/>
          <w:bCs/>
          <w:sz w:val="26"/>
          <w:szCs w:val="26"/>
          <w:lang w:val="en-US"/>
        </w:rPr>
      </w:pPr>
      <w:r w:rsidRPr="00E9315E">
        <w:rPr>
          <w:rFonts w:ascii="Times New Roman" w:hAnsi="Times New Roman" w:cs="Times New Roman"/>
          <w:b/>
          <w:bCs/>
          <w:sz w:val="26"/>
          <w:szCs w:val="26"/>
          <w:lang w:val="en-US"/>
        </w:rPr>
        <w:t>Nhược điểm</w:t>
      </w:r>
    </w:p>
    <w:p w14:paraId="16AB9B9E" w14:textId="77777777" w:rsidR="00E9317F" w:rsidRPr="00E9315E" w:rsidRDefault="00E9317F" w:rsidP="00E9315E">
      <w:pPr>
        <w:spacing w:line="360" w:lineRule="auto"/>
        <w:ind w:left="360"/>
        <w:rPr>
          <w:rFonts w:ascii="Times New Roman" w:hAnsi="Times New Roman" w:cs="Times New Roman"/>
          <w:sz w:val="26"/>
          <w:szCs w:val="26"/>
          <w:lang w:val="en-US"/>
        </w:rPr>
      </w:pPr>
      <w:r w:rsidRPr="00E9315E">
        <w:rPr>
          <w:rFonts w:ascii="Times New Roman" w:hAnsi="Times New Roman" w:cs="Times New Roman"/>
          <w:b/>
          <w:bCs/>
          <w:sz w:val="26"/>
          <w:szCs w:val="26"/>
          <w:lang w:val="en-US"/>
        </w:rPr>
        <w:t>Kích thước lớn</w:t>
      </w:r>
      <w:r w:rsidRPr="00E9315E">
        <w:rPr>
          <w:rFonts w:ascii="Times New Roman" w:hAnsi="Times New Roman" w:cs="Times New Roman"/>
          <w:sz w:val="26"/>
          <w:szCs w:val="26"/>
          <w:lang w:val="en-US"/>
        </w:rPr>
        <w:t>: Bootstrap có thể khá lớn, có thể gây ra vấn đề về hiệu suất trên các trang web có lưu lượng truy cập cao.</w:t>
      </w:r>
    </w:p>
    <w:p w14:paraId="507DB1D2" w14:textId="77777777" w:rsidR="00E9317F" w:rsidRPr="00E9315E" w:rsidRDefault="00E9317F" w:rsidP="00E9315E">
      <w:pPr>
        <w:spacing w:line="360" w:lineRule="auto"/>
        <w:ind w:left="360"/>
        <w:rPr>
          <w:rFonts w:ascii="Times New Roman" w:hAnsi="Times New Roman" w:cs="Times New Roman"/>
          <w:sz w:val="26"/>
          <w:szCs w:val="26"/>
          <w:lang w:val="en-US"/>
        </w:rPr>
      </w:pPr>
      <w:r w:rsidRPr="00E9315E">
        <w:rPr>
          <w:rFonts w:ascii="Times New Roman" w:hAnsi="Times New Roman" w:cs="Times New Roman"/>
          <w:b/>
          <w:bCs/>
          <w:sz w:val="26"/>
          <w:szCs w:val="26"/>
          <w:lang w:val="en-US"/>
        </w:rPr>
        <w:t>Hạn chế tùy chỉnh</w:t>
      </w:r>
      <w:r w:rsidRPr="00E9315E">
        <w:rPr>
          <w:rFonts w:ascii="Times New Roman" w:hAnsi="Times New Roman" w:cs="Times New Roman"/>
          <w:sz w:val="26"/>
          <w:szCs w:val="26"/>
          <w:lang w:val="en-US"/>
        </w:rPr>
        <w:t>: Bootstrap cung cấp một số tùy chỉnh, nhưng nó có thể không đủ cho các dự án có yêu cầu phức tạp.</w:t>
      </w:r>
    </w:p>
    <w:p w14:paraId="7F669575" w14:textId="77777777" w:rsidR="00E9317F" w:rsidRPr="00E9315E" w:rsidRDefault="00E9317F" w:rsidP="00E9315E">
      <w:pPr>
        <w:spacing w:line="360" w:lineRule="auto"/>
        <w:rPr>
          <w:rFonts w:ascii="Times New Roman" w:hAnsi="Times New Roman" w:cs="Times New Roman"/>
          <w:sz w:val="26"/>
          <w:szCs w:val="26"/>
          <w:lang w:val="en-US"/>
        </w:rPr>
      </w:pPr>
    </w:p>
    <w:p w14:paraId="3A8D1F03" w14:textId="2F804DBF" w:rsidR="00E9317F" w:rsidRPr="00E9315E" w:rsidRDefault="00E9317F" w:rsidP="00E9315E">
      <w:pPr>
        <w:pStyle w:val="Heading3"/>
        <w:spacing w:line="360" w:lineRule="auto"/>
        <w:rPr>
          <w:rFonts w:ascii="Times New Roman" w:hAnsi="Times New Roman" w:cs="Times New Roman"/>
          <w:b/>
          <w:bCs/>
          <w:color w:val="auto"/>
          <w:sz w:val="26"/>
          <w:lang w:val="en-US"/>
        </w:rPr>
      </w:pPr>
      <w:bookmarkStart w:id="94" w:name="_Toc150318087"/>
      <w:r w:rsidRPr="00E9315E">
        <w:rPr>
          <w:rFonts w:ascii="Times New Roman" w:hAnsi="Times New Roman" w:cs="Times New Roman"/>
          <w:b/>
          <w:bCs/>
          <w:color w:val="auto"/>
          <w:sz w:val="26"/>
          <w:lang w:val="en-US"/>
        </w:rPr>
        <w:t>3.4.2 Laravel</w:t>
      </w:r>
      <w:bookmarkEnd w:id="94"/>
    </w:p>
    <w:p w14:paraId="2AB13A19" w14:textId="3A5DC64C" w:rsidR="00AE7885" w:rsidRPr="00E9315E" w:rsidRDefault="008B0432" w:rsidP="00E9315E">
      <w:pPr>
        <w:numPr>
          <w:ilvl w:val="0"/>
          <w:numId w:val="34"/>
        </w:numPr>
        <w:spacing w:before="240" w:after="240" w:line="360" w:lineRule="auto"/>
        <w:rPr>
          <w:rFonts w:ascii="Times New Roman" w:hAnsi="Times New Roman" w:cs="Times New Roman"/>
          <w:b/>
          <w:sz w:val="26"/>
          <w:szCs w:val="26"/>
        </w:rPr>
      </w:pPr>
      <w:r w:rsidRPr="00E9315E">
        <w:rPr>
          <w:rFonts w:ascii="Times New Roman" w:hAnsi="Times New Roman" w:cs="Times New Roman"/>
          <w:b/>
          <w:sz w:val="26"/>
          <w:szCs w:val="26"/>
        </w:rPr>
        <w:t xml:space="preserve">Khái Niệm: </w:t>
      </w:r>
    </w:p>
    <w:p w14:paraId="6C0E9723" w14:textId="77777777" w:rsidR="00AE7885" w:rsidRPr="00E9315E" w:rsidRDefault="008B0432" w:rsidP="00E9315E">
      <w:pPr>
        <w:spacing w:before="240" w:after="240" w:line="360" w:lineRule="auto"/>
        <w:rPr>
          <w:rFonts w:ascii="Times New Roman" w:hAnsi="Times New Roman" w:cs="Times New Roman"/>
          <w:sz w:val="26"/>
          <w:szCs w:val="26"/>
        </w:rPr>
      </w:pPr>
      <w:r w:rsidRPr="00E9315E">
        <w:rPr>
          <w:rFonts w:ascii="Times New Roman" w:hAnsi="Times New Roman" w:cs="Times New Roman"/>
          <w:sz w:val="26"/>
          <w:szCs w:val="26"/>
        </w:rPr>
        <w:t>Laravel là một framework PHP mã nguồn mở và miễn phí, được xây dựng nhằm hỗ trợ phát triển các phần mềm, ứng dụng, theo kiến trúc MVC. Hiện nay, Laravel đang là PHP framework phổ biến nhất và tốt nhất.</w:t>
      </w:r>
    </w:p>
    <w:p w14:paraId="06C9138D" w14:textId="77777777" w:rsidR="00AE7885" w:rsidRPr="00E9315E" w:rsidRDefault="008B0432" w:rsidP="00E9315E">
      <w:pPr>
        <w:spacing w:before="240" w:after="240" w:line="360" w:lineRule="auto"/>
        <w:rPr>
          <w:rFonts w:ascii="Times New Roman" w:hAnsi="Times New Roman" w:cs="Times New Roman"/>
          <w:sz w:val="26"/>
          <w:szCs w:val="26"/>
        </w:rPr>
      </w:pPr>
      <w:r w:rsidRPr="00E9315E">
        <w:rPr>
          <w:rFonts w:ascii="Times New Roman" w:hAnsi="Times New Roman" w:cs="Times New Roman"/>
          <w:noProof/>
          <w:sz w:val="26"/>
          <w:szCs w:val="26"/>
        </w:rPr>
        <w:drawing>
          <wp:inline distT="114300" distB="114300" distL="114300" distR="114300" wp14:anchorId="0EB0D401" wp14:editId="30C1DA2B">
            <wp:extent cx="5731200" cy="2806700"/>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5731200" cy="2806700"/>
                    </a:xfrm>
                    <a:prstGeom prst="rect">
                      <a:avLst/>
                    </a:prstGeom>
                    <a:ln/>
                  </pic:spPr>
                </pic:pic>
              </a:graphicData>
            </a:graphic>
          </wp:inline>
        </w:drawing>
      </w:r>
    </w:p>
    <w:p w14:paraId="6AFFC92F" w14:textId="77777777" w:rsidR="00AE7885" w:rsidRPr="00E9315E" w:rsidRDefault="008B0432" w:rsidP="00E9315E">
      <w:pPr>
        <w:spacing w:before="240" w:after="240" w:line="360" w:lineRule="auto"/>
        <w:jc w:val="center"/>
        <w:rPr>
          <w:rFonts w:ascii="Times New Roman" w:hAnsi="Times New Roman" w:cs="Times New Roman"/>
          <w:sz w:val="26"/>
          <w:szCs w:val="26"/>
        </w:rPr>
      </w:pPr>
      <w:r w:rsidRPr="00E9315E">
        <w:rPr>
          <w:rFonts w:ascii="Times New Roman" w:hAnsi="Times New Roman" w:cs="Times New Roman"/>
          <w:sz w:val="26"/>
          <w:szCs w:val="26"/>
        </w:rPr>
        <w:t>Hình 4: FrameWork Laravel 10.x</w:t>
      </w:r>
    </w:p>
    <w:p w14:paraId="71D5FC6B" w14:textId="77777777" w:rsidR="00AE7885" w:rsidRPr="00E9315E" w:rsidRDefault="008B0432" w:rsidP="00E9315E">
      <w:pPr>
        <w:numPr>
          <w:ilvl w:val="0"/>
          <w:numId w:val="11"/>
        </w:numPr>
        <w:spacing w:before="240" w:after="240" w:line="360" w:lineRule="auto"/>
        <w:rPr>
          <w:rFonts w:ascii="Times New Roman" w:hAnsi="Times New Roman" w:cs="Times New Roman"/>
          <w:b/>
          <w:sz w:val="26"/>
          <w:szCs w:val="26"/>
        </w:rPr>
      </w:pPr>
      <w:r w:rsidRPr="00E9315E">
        <w:rPr>
          <w:rFonts w:ascii="Times New Roman" w:hAnsi="Times New Roman" w:cs="Times New Roman"/>
          <w:b/>
          <w:sz w:val="26"/>
          <w:szCs w:val="26"/>
        </w:rPr>
        <w:t>Mô hình MVC (Model-View-Controller)</w:t>
      </w:r>
      <w:r w:rsidRPr="00E9315E">
        <w:rPr>
          <w:rFonts w:ascii="Times New Roman" w:hAnsi="Times New Roman" w:cs="Times New Roman"/>
          <w:sz w:val="26"/>
          <w:szCs w:val="26"/>
        </w:rPr>
        <w:t>:</w:t>
      </w:r>
    </w:p>
    <w:p w14:paraId="394187E3" w14:textId="77777777" w:rsidR="00AE7885" w:rsidRPr="00E9315E" w:rsidRDefault="008B0432" w:rsidP="00E9315E">
      <w:pPr>
        <w:spacing w:before="240" w:after="240" w:line="360" w:lineRule="auto"/>
        <w:rPr>
          <w:rFonts w:ascii="Times New Roman" w:hAnsi="Times New Roman" w:cs="Times New Roman"/>
          <w:sz w:val="26"/>
          <w:szCs w:val="26"/>
        </w:rPr>
      </w:pPr>
      <w:r w:rsidRPr="00E9315E">
        <w:rPr>
          <w:rFonts w:ascii="Times New Roman" w:hAnsi="Times New Roman" w:cs="Times New Roman"/>
          <w:b/>
          <w:sz w:val="26"/>
          <w:szCs w:val="26"/>
        </w:rPr>
        <w:lastRenderedPageBreak/>
        <w:t>Controller</w:t>
      </w:r>
      <w:r w:rsidRPr="00E9315E">
        <w:rPr>
          <w:rFonts w:ascii="Times New Roman" w:hAnsi="Times New Roman" w:cs="Times New Roman"/>
          <w:sz w:val="26"/>
          <w:szCs w:val="26"/>
        </w:rPr>
        <w:t>: Giữ nhiệm vụ nhận điều hướng các yêu cầu từ người dùng và gọi đúng những phương thức xử lý chúng.</w:t>
      </w:r>
    </w:p>
    <w:p w14:paraId="2206E26A" w14:textId="77777777" w:rsidR="00AE7885" w:rsidRPr="00E9315E" w:rsidRDefault="008B0432" w:rsidP="00E9315E">
      <w:pPr>
        <w:spacing w:before="240" w:after="240" w:line="360" w:lineRule="auto"/>
        <w:rPr>
          <w:rFonts w:ascii="Times New Roman" w:hAnsi="Times New Roman" w:cs="Times New Roman"/>
          <w:sz w:val="26"/>
          <w:szCs w:val="26"/>
        </w:rPr>
      </w:pPr>
      <w:r w:rsidRPr="00E9315E">
        <w:rPr>
          <w:rFonts w:ascii="Times New Roman" w:hAnsi="Times New Roman" w:cs="Times New Roman"/>
          <w:b/>
          <w:sz w:val="26"/>
          <w:szCs w:val="26"/>
        </w:rPr>
        <w:t>Model</w:t>
      </w:r>
      <w:r w:rsidRPr="00E9315E">
        <w:rPr>
          <w:rFonts w:ascii="Times New Roman" w:hAnsi="Times New Roman" w:cs="Times New Roman"/>
          <w:sz w:val="26"/>
          <w:szCs w:val="26"/>
        </w:rPr>
        <w:t>: Là thành phần chứa tất cả các nghiệp vụ logic, phương thức xử lý, truy xuất database, đối tượng mô tả dữ liệu như các Class, hàm xử lý…</w:t>
      </w:r>
    </w:p>
    <w:p w14:paraId="7D28B2E7" w14:textId="77777777" w:rsidR="00AE7885" w:rsidRPr="00E9315E" w:rsidRDefault="008B0432" w:rsidP="00E9315E">
      <w:pPr>
        <w:spacing w:before="240" w:after="240" w:line="360" w:lineRule="auto"/>
        <w:rPr>
          <w:rFonts w:ascii="Times New Roman" w:hAnsi="Times New Roman" w:cs="Times New Roman"/>
          <w:sz w:val="26"/>
          <w:szCs w:val="26"/>
        </w:rPr>
      </w:pPr>
      <w:r w:rsidRPr="00E9315E">
        <w:rPr>
          <w:rFonts w:ascii="Times New Roman" w:hAnsi="Times New Roman" w:cs="Times New Roman"/>
          <w:b/>
          <w:sz w:val="26"/>
          <w:szCs w:val="26"/>
        </w:rPr>
        <w:t>View</w:t>
      </w:r>
      <w:r w:rsidRPr="00E9315E">
        <w:rPr>
          <w:rFonts w:ascii="Times New Roman" w:hAnsi="Times New Roman" w:cs="Times New Roman"/>
          <w:sz w:val="26"/>
          <w:szCs w:val="26"/>
        </w:rPr>
        <w:t>: Đảm nhận việc hiển thị thông tin, tương tác với người dùng, nơi chứa tất cả các đối tượng GUI như textbox, images…</w:t>
      </w:r>
    </w:p>
    <w:p w14:paraId="1D64432D" w14:textId="77777777" w:rsidR="00AE7885" w:rsidRPr="00E9315E" w:rsidRDefault="008B0432" w:rsidP="00E9315E">
      <w:pPr>
        <w:spacing w:before="240" w:after="240" w:line="360" w:lineRule="auto"/>
        <w:rPr>
          <w:rFonts w:ascii="Times New Roman" w:hAnsi="Times New Roman" w:cs="Times New Roman"/>
          <w:sz w:val="26"/>
          <w:szCs w:val="26"/>
        </w:rPr>
      </w:pPr>
      <w:r w:rsidRPr="00E9315E">
        <w:rPr>
          <w:rFonts w:ascii="Times New Roman" w:hAnsi="Times New Roman" w:cs="Times New Roman"/>
          <w:sz w:val="26"/>
          <w:szCs w:val="26"/>
        </w:rPr>
        <w:t>Laravel sử dụng kiến trúc MVC để giúp lập trình viên phát triển các ứng dụng một cách dễ dàng và hiệu qu</w:t>
      </w:r>
    </w:p>
    <w:p w14:paraId="2A71E78C" w14:textId="77777777" w:rsidR="00AE7885" w:rsidRPr="00E9315E" w:rsidRDefault="008B0432" w:rsidP="00E9315E">
      <w:pPr>
        <w:numPr>
          <w:ilvl w:val="0"/>
          <w:numId w:val="16"/>
        </w:numPr>
        <w:spacing w:before="240" w:after="240" w:line="360" w:lineRule="auto"/>
        <w:rPr>
          <w:rFonts w:ascii="Times New Roman" w:hAnsi="Times New Roman" w:cs="Times New Roman"/>
          <w:b/>
          <w:sz w:val="26"/>
          <w:szCs w:val="26"/>
        </w:rPr>
      </w:pPr>
      <w:r w:rsidRPr="00E9315E">
        <w:rPr>
          <w:rFonts w:ascii="Times New Roman" w:hAnsi="Times New Roman" w:cs="Times New Roman"/>
          <w:b/>
          <w:sz w:val="26"/>
          <w:szCs w:val="26"/>
        </w:rPr>
        <w:t>Ưu điểm:</w:t>
      </w:r>
    </w:p>
    <w:p w14:paraId="6ECCA34C" w14:textId="77777777" w:rsidR="00AE7885" w:rsidRPr="00E9315E" w:rsidRDefault="008B0432" w:rsidP="00E9315E">
      <w:pPr>
        <w:spacing w:before="240" w:after="240" w:line="360" w:lineRule="auto"/>
        <w:rPr>
          <w:rFonts w:ascii="Times New Roman" w:hAnsi="Times New Roman" w:cs="Times New Roman"/>
          <w:sz w:val="26"/>
          <w:szCs w:val="26"/>
        </w:rPr>
      </w:pPr>
      <w:r w:rsidRPr="00E9315E">
        <w:rPr>
          <w:rFonts w:ascii="Times New Roman" w:hAnsi="Times New Roman" w:cs="Times New Roman"/>
          <w:sz w:val="26"/>
          <w:szCs w:val="26"/>
        </w:rPr>
        <w:t>Kiến trúc MVC mạnh mẽ: Laravel sử dụng kiến trúc MVC để giúp lập trình viên phát triển các ứng dụng một cách dễ dàng và hiệu quả.</w:t>
      </w:r>
    </w:p>
    <w:p w14:paraId="3BA198B7" w14:textId="77777777" w:rsidR="00AE7885" w:rsidRPr="00E9315E" w:rsidRDefault="008B0432" w:rsidP="00E9315E">
      <w:pPr>
        <w:spacing w:before="240" w:after="240" w:line="360" w:lineRule="auto"/>
        <w:rPr>
          <w:rFonts w:ascii="Times New Roman" w:hAnsi="Times New Roman" w:cs="Times New Roman"/>
          <w:sz w:val="26"/>
          <w:szCs w:val="26"/>
        </w:rPr>
      </w:pPr>
      <w:r w:rsidRPr="00E9315E">
        <w:rPr>
          <w:rFonts w:ascii="Times New Roman" w:hAnsi="Times New Roman" w:cs="Times New Roman"/>
          <w:sz w:val="26"/>
          <w:szCs w:val="26"/>
        </w:rPr>
        <w:t>Cơ sở hạ tầng mạnh mẽ: Laravel cung cấp một cơ sở hạ tầng mạnh mẽ để hỗ trợ phát triển các ứng dụng web và API.</w:t>
      </w:r>
    </w:p>
    <w:p w14:paraId="416C72EE" w14:textId="77777777" w:rsidR="00AE7885" w:rsidRPr="00E9315E" w:rsidRDefault="008B0432" w:rsidP="00E9315E">
      <w:pPr>
        <w:spacing w:before="240" w:after="240" w:line="360" w:lineRule="auto"/>
        <w:rPr>
          <w:rFonts w:ascii="Times New Roman" w:hAnsi="Times New Roman" w:cs="Times New Roman"/>
          <w:sz w:val="26"/>
          <w:szCs w:val="26"/>
        </w:rPr>
      </w:pPr>
      <w:r w:rsidRPr="00E9315E">
        <w:rPr>
          <w:rFonts w:ascii="Times New Roman" w:hAnsi="Times New Roman" w:cs="Times New Roman"/>
          <w:sz w:val="26"/>
          <w:szCs w:val="26"/>
        </w:rPr>
        <w:t>Tính năng bảo mật cao: Laravel cung cấp một số tính năng bảo mật cao để giúp bảo vệ ứng dụng khỏi các cuộc tấn công.</w:t>
      </w:r>
    </w:p>
    <w:p w14:paraId="7881F51E" w14:textId="77777777" w:rsidR="00AE7885" w:rsidRPr="00E9315E" w:rsidRDefault="008B0432" w:rsidP="00E9315E">
      <w:pPr>
        <w:spacing w:before="240" w:after="240" w:line="360" w:lineRule="auto"/>
        <w:rPr>
          <w:rFonts w:ascii="Times New Roman" w:hAnsi="Times New Roman" w:cs="Times New Roman"/>
          <w:sz w:val="26"/>
          <w:szCs w:val="26"/>
        </w:rPr>
      </w:pPr>
      <w:r w:rsidRPr="00E9315E">
        <w:rPr>
          <w:rFonts w:ascii="Times New Roman" w:hAnsi="Times New Roman" w:cs="Times New Roman"/>
          <w:sz w:val="26"/>
          <w:szCs w:val="26"/>
        </w:rPr>
        <w:t>Cộng đồng lớn: Laravel có một cộng đồng lớn và tích cực để hỗ trợ lập trình viên.</w:t>
      </w:r>
    </w:p>
    <w:p w14:paraId="2CA565E1" w14:textId="77777777" w:rsidR="00AE7885" w:rsidRPr="00E9315E" w:rsidRDefault="008B0432" w:rsidP="00E9315E">
      <w:pPr>
        <w:numPr>
          <w:ilvl w:val="0"/>
          <w:numId w:val="38"/>
        </w:numPr>
        <w:spacing w:before="240" w:after="240" w:line="360" w:lineRule="auto"/>
        <w:rPr>
          <w:rFonts w:ascii="Times New Roman" w:hAnsi="Times New Roman" w:cs="Times New Roman"/>
          <w:b/>
          <w:sz w:val="26"/>
          <w:szCs w:val="26"/>
        </w:rPr>
      </w:pPr>
      <w:r w:rsidRPr="00E9315E">
        <w:rPr>
          <w:rFonts w:ascii="Times New Roman" w:hAnsi="Times New Roman" w:cs="Times New Roman"/>
          <w:b/>
          <w:sz w:val="26"/>
          <w:szCs w:val="26"/>
        </w:rPr>
        <w:t>Nhược điểm:</w:t>
      </w:r>
    </w:p>
    <w:p w14:paraId="60422474" w14:textId="77777777" w:rsidR="00AE7885" w:rsidRPr="00E9315E" w:rsidRDefault="008B0432" w:rsidP="00E9315E">
      <w:pPr>
        <w:shd w:val="clear" w:color="auto" w:fill="FFFFFF"/>
        <w:spacing w:after="160" w:line="360" w:lineRule="auto"/>
        <w:rPr>
          <w:rFonts w:ascii="Times New Roman" w:hAnsi="Times New Roman" w:cs="Times New Roman"/>
          <w:sz w:val="26"/>
          <w:szCs w:val="26"/>
        </w:rPr>
      </w:pPr>
      <w:r w:rsidRPr="00E9315E">
        <w:rPr>
          <w:rFonts w:ascii="Times New Roman" w:hAnsi="Times New Roman" w:cs="Times New Roman"/>
          <w:sz w:val="26"/>
          <w:szCs w:val="26"/>
        </w:rPr>
        <w:t>Có thể phức tạp đối với người mới bắt đầu: Laravel có một số tính năng và khái niệm phức tạp, có thể khiến người mới bắt đầu gặp khó khăn.</w:t>
      </w:r>
    </w:p>
    <w:p w14:paraId="647D6D6D" w14:textId="77777777" w:rsidR="00AE7885" w:rsidRPr="00E9315E" w:rsidRDefault="008B0432" w:rsidP="00E9315E">
      <w:pPr>
        <w:shd w:val="clear" w:color="auto" w:fill="FFFFFF"/>
        <w:spacing w:after="160" w:line="360" w:lineRule="auto"/>
        <w:rPr>
          <w:rFonts w:ascii="Times New Roman" w:hAnsi="Times New Roman" w:cs="Times New Roman"/>
          <w:sz w:val="26"/>
          <w:szCs w:val="26"/>
        </w:rPr>
      </w:pPr>
      <w:r w:rsidRPr="00E9315E">
        <w:rPr>
          <w:rFonts w:ascii="Times New Roman" w:hAnsi="Times New Roman" w:cs="Times New Roman"/>
          <w:sz w:val="26"/>
          <w:szCs w:val="26"/>
        </w:rPr>
        <w:t>Không có sẵn cho tất cả các nền tảng: Laravel chỉ khả dụng cho nền tảng PHP, do đó nó không thể được sử dụng để phát triển ứng dụng cho các nền tảng khác.</w:t>
      </w:r>
    </w:p>
    <w:p w14:paraId="3ADBCF08" w14:textId="77777777" w:rsidR="00AE7885" w:rsidRPr="00E9315E" w:rsidRDefault="008B0432" w:rsidP="00E9315E">
      <w:pPr>
        <w:numPr>
          <w:ilvl w:val="0"/>
          <w:numId w:val="25"/>
        </w:numPr>
        <w:shd w:val="clear" w:color="auto" w:fill="FFFFFF"/>
        <w:spacing w:after="160" w:line="360" w:lineRule="auto"/>
        <w:rPr>
          <w:rFonts w:ascii="Times New Roman" w:hAnsi="Times New Roman" w:cs="Times New Roman"/>
          <w:b/>
          <w:sz w:val="26"/>
          <w:szCs w:val="26"/>
        </w:rPr>
      </w:pPr>
      <w:r w:rsidRPr="00E9315E">
        <w:rPr>
          <w:rFonts w:ascii="Times New Roman" w:hAnsi="Times New Roman" w:cs="Times New Roman"/>
          <w:b/>
          <w:sz w:val="26"/>
          <w:szCs w:val="26"/>
        </w:rPr>
        <w:lastRenderedPageBreak/>
        <w:t>Bố cục Folder:</w:t>
      </w:r>
      <w:r w:rsidRPr="00E9315E">
        <w:rPr>
          <w:rFonts w:ascii="Times New Roman" w:hAnsi="Times New Roman" w:cs="Times New Roman"/>
          <w:noProof/>
          <w:sz w:val="26"/>
        </w:rPr>
        <w:drawing>
          <wp:anchor distT="114300" distB="114300" distL="114300" distR="114300" simplePos="0" relativeHeight="251658240" behindDoc="0" locked="0" layoutInCell="1" hidden="0" allowOverlap="1" wp14:anchorId="17DB791E" wp14:editId="59C2310A">
            <wp:simplePos x="0" y="0"/>
            <wp:positionH relativeFrom="column">
              <wp:posOffset>1</wp:posOffset>
            </wp:positionH>
            <wp:positionV relativeFrom="paragraph">
              <wp:posOffset>428625</wp:posOffset>
            </wp:positionV>
            <wp:extent cx="1790700" cy="4800600"/>
            <wp:effectExtent l="0" t="0" r="0" b="0"/>
            <wp:wrapSquare wrapText="bothSides" distT="114300" distB="114300" distL="114300" distR="11430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1790700" cy="4800600"/>
                    </a:xfrm>
                    <a:prstGeom prst="rect">
                      <a:avLst/>
                    </a:prstGeom>
                    <a:ln/>
                  </pic:spPr>
                </pic:pic>
              </a:graphicData>
            </a:graphic>
          </wp:anchor>
        </w:drawing>
      </w:r>
    </w:p>
    <w:p w14:paraId="1DA236FB" w14:textId="77777777" w:rsidR="00AE7885" w:rsidRPr="00E9315E" w:rsidRDefault="008B0432" w:rsidP="00E9315E">
      <w:pPr>
        <w:shd w:val="clear" w:color="auto" w:fill="FFFFFF"/>
        <w:spacing w:after="160" w:line="360" w:lineRule="auto"/>
        <w:rPr>
          <w:rFonts w:ascii="Times New Roman" w:hAnsi="Times New Roman" w:cs="Times New Roman"/>
          <w:sz w:val="26"/>
          <w:szCs w:val="26"/>
        </w:rPr>
      </w:pPr>
      <w:r w:rsidRPr="00E9315E">
        <w:rPr>
          <w:rFonts w:ascii="Times New Roman" w:hAnsi="Times New Roman" w:cs="Times New Roman"/>
          <w:b/>
          <w:sz w:val="26"/>
          <w:szCs w:val="26"/>
        </w:rPr>
        <w:t>vendor</w:t>
      </w:r>
      <w:r w:rsidRPr="00E9315E">
        <w:rPr>
          <w:rFonts w:ascii="Times New Roman" w:hAnsi="Times New Roman" w:cs="Times New Roman"/>
          <w:sz w:val="26"/>
          <w:szCs w:val="26"/>
        </w:rPr>
        <w:t>: Nơi lưu các package của hệ thống.</w:t>
      </w:r>
    </w:p>
    <w:p w14:paraId="73240330" w14:textId="77777777" w:rsidR="00AE7885" w:rsidRPr="00E9315E" w:rsidRDefault="008B0432" w:rsidP="00E9315E">
      <w:pPr>
        <w:shd w:val="clear" w:color="auto" w:fill="FFFFFF"/>
        <w:spacing w:after="160" w:line="360" w:lineRule="auto"/>
        <w:rPr>
          <w:rFonts w:ascii="Times New Roman" w:hAnsi="Times New Roman" w:cs="Times New Roman"/>
          <w:sz w:val="26"/>
          <w:szCs w:val="26"/>
        </w:rPr>
      </w:pPr>
      <w:r w:rsidRPr="00E9315E">
        <w:rPr>
          <w:rFonts w:ascii="Times New Roman" w:hAnsi="Times New Roman" w:cs="Times New Roman"/>
          <w:b/>
          <w:sz w:val="26"/>
          <w:szCs w:val="26"/>
        </w:rPr>
        <w:t>Controllers</w:t>
      </w:r>
      <w:r w:rsidRPr="00E9315E">
        <w:rPr>
          <w:rFonts w:ascii="Times New Roman" w:hAnsi="Times New Roman" w:cs="Times New Roman"/>
          <w:sz w:val="26"/>
          <w:szCs w:val="26"/>
        </w:rPr>
        <w:t>: Chứa các class xử lý các yêu cầu HTTP từ người dùng.</w:t>
      </w:r>
    </w:p>
    <w:p w14:paraId="479B37A2" w14:textId="77777777" w:rsidR="00AE7885" w:rsidRPr="00E9315E" w:rsidRDefault="008B0432" w:rsidP="00E9315E">
      <w:pPr>
        <w:shd w:val="clear" w:color="auto" w:fill="FFFFFF"/>
        <w:spacing w:after="160" w:line="360" w:lineRule="auto"/>
        <w:rPr>
          <w:rFonts w:ascii="Times New Roman" w:hAnsi="Times New Roman" w:cs="Times New Roman"/>
          <w:sz w:val="26"/>
          <w:szCs w:val="26"/>
        </w:rPr>
      </w:pPr>
      <w:r w:rsidRPr="00E9315E">
        <w:rPr>
          <w:rFonts w:ascii="Times New Roman" w:hAnsi="Times New Roman" w:cs="Times New Roman"/>
          <w:b/>
          <w:sz w:val="26"/>
          <w:szCs w:val="26"/>
        </w:rPr>
        <w:t>Middleware</w:t>
      </w:r>
      <w:r w:rsidRPr="00E9315E">
        <w:rPr>
          <w:rFonts w:ascii="Times New Roman" w:hAnsi="Times New Roman" w:cs="Times New Roman"/>
          <w:sz w:val="26"/>
          <w:szCs w:val="26"/>
        </w:rPr>
        <w:t>: Chứa các class xử lý điều kiện bắt buộc trước khi đi vào Controller.</w:t>
      </w:r>
    </w:p>
    <w:p w14:paraId="28B20A9C" w14:textId="77777777" w:rsidR="00AE7885" w:rsidRPr="00E9315E" w:rsidRDefault="008B0432" w:rsidP="00E9315E">
      <w:pPr>
        <w:shd w:val="clear" w:color="auto" w:fill="FFFFFF"/>
        <w:spacing w:after="160" w:line="360" w:lineRule="auto"/>
        <w:rPr>
          <w:rFonts w:ascii="Times New Roman" w:hAnsi="Times New Roman" w:cs="Times New Roman"/>
          <w:sz w:val="26"/>
          <w:szCs w:val="26"/>
        </w:rPr>
      </w:pPr>
      <w:r w:rsidRPr="00E9315E">
        <w:rPr>
          <w:rFonts w:ascii="Times New Roman" w:hAnsi="Times New Roman" w:cs="Times New Roman"/>
          <w:b/>
          <w:sz w:val="26"/>
          <w:szCs w:val="26"/>
        </w:rPr>
        <w:t>Models</w:t>
      </w:r>
      <w:r w:rsidRPr="00E9315E">
        <w:rPr>
          <w:rFonts w:ascii="Times New Roman" w:hAnsi="Times New Roman" w:cs="Times New Roman"/>
          <w:sz w:val="26"/>
          <w:szCs w:val="26"/>
        </w:rPr>
        <w:t>: Chứa các class biểu diễn dữ liệu, truy cập cơ sở dữ liệu, ...</w:t>
      </w:r>
    </w:p>
    <w:p w14:paraId="514DC475" w14:textId="77777777" w:rsidR="00AE7885" w:rsidRPr="00E9315E" w:rsidRDefault="008B0432" w:rsidP="00E9315E">
      <w:pPr>
        <w:shd w:val="clear" w:color="auto" w:fill="FFFFFF"/>
        <w:spacing w:after="160" w:line="360" w:lineRule="auto"/>
        <w:rPr>
          <w:rFonts w:ascii="Times New Roman" w:hAnsi="Times New Roman" w:cs="Times New Roman"/>
          <w:sz w:val="26"/>
          <w:szCs w:val="26"/>
        </w:rPr>
      </w:pPr>
      <w:r w:rsidRPr="00E9315E">
        <w:rPr>
          <w:rFonts w:ascii="Times New Roman" w:hAnsi="Times New Roman" w:cs="Times New Roman"/>
          <w:b/>
          <w:sz w:val="26"/>
          <w:szCs w:val="26"/>
        </w:rPr>
        <w:t>public</w:t>
      </w:r>
      <w:r w:rsidRPr="00E9315E">
        <w:rPr>
          <w:rFonts w:ascii="Times New Roman" w:hAnsi="Times New Roman" w:cs="Times New Roman"/>
          <w:sz w:val="26"/>
          <w:szCs w:val="26"/>
        </w:rPr>
        <w:t>: Chứa các file công khai, mọi người đều có thể truy cập vào bằng địa chỉ web và tên file.</w:t>
      </w:r>
    </w:p>
    <w:p w14:paraId="2F76A8C7" w14:textId="13F9A76B" w:rsidR="00AE7885" w:rsidRPr="00E9315E" w:rsidRDefault="008B0432" w:rsidP="00E9315E">
      <w:pPr>
        <w:shd w:val="clear" w:color="auto" w:fill="FFFFFF"/>
        <w:spacing w:after="160" w:line="360" w:lineRule="auto"/>
        <w:rPr>
          <w:rFonts w:ascii="Times New Roman" w:hAnsi="Times New Roman" w:cs="Times New Roman"/>
          <w:sz w:val="26"/>
          <w:szCs w:val="26"/>
        </w:rPr>
      </w:pPr>
      <w:r w:rsidRPr="00E9315E">
        <w:rPr>
          <w:rFonts w:ascii="Times New Roman" w:hAnsi="Times New Roman" w:cs="Times New Roman"/>
          <w:b/>
          <w:sz w:val="26"/>
          <w:szCs w:val="26"/>
        </w:rPr>
        <w:t>resources</w:t>
      </w:r>
      <w:r w:rsidRPr="00E9315E">
        <w:rPr>
          <w:rFonts w:ascii="Times New Roman" w:hAnsi="Times New Roman" w:cs="Times New Roman"/>
          <w:sz w:val="26"/>
          <w:szCs w:val="26"/>
        </w:rPr>
        <w:t>: Chứa các file gốc trước khi biên dịch và bỏ sang public để sử dụng. Ví dụ: Sass, JS, Lass</w:t>
      </w:r>
    </w:p>
    <w:p w14:paraId="76359FD3" w14:textId="77777777" w:rsidR="00AE7885" w:rsidRPr="00E9315E" w:rsidRDefault="008B0432" w:rsidP="00E9315E">
      <w:pPr>
        <w:shd w:val="clear" w:color="auto" w:fill="FFFFFF"/>
        <w:spacing w:after="160" w:line="360" w:lineRule="auto"/>
        <w:rPr>
          <w:rFonts w:ascii="Times New Roman" w:hAnsi="Times New Roman" w:cs="Times New Roman"/>
          <w:sz w:val="26"/>
          <w:szCs w:val="26"/>
        </w:rPr>
      </w:pPr>
      <w:r w:rsidRPr="00E9315E">
        <w:rPr>
          <w:rFonts w:ascii="Times New Roman" w:hAnsi="Times New Roman" w:cs="Times New Roman"/>
          <w:b/>
          <w:sz w:val="26"/>
          <w:szCs w:val="26"/>
        </w:rPr>
        <w:t>views</w:t>
      </w:r>
      <w:r w:rsidRPr="00E9315E">
        <w:rPr>
          <w:rFonts w:ascii="Times New Roman" w:hAnsi="Times New Roman" w:cs="Times New Roman"/>
          <w:sz w:val="26"/>
          <w:szCs w:val="26"/>
        </w:rPr>
        <w:t>: Chứa các file giao diện của web.</w:t>
      </w:r>
    </w:p>
    <w:p w14:paraId="02415113" w14:textId="77777777" w:rsidR="00AE7885" w:rsidRPr="00E9315E" w:rsidRDefault="008B0432" w:rsidP="00E9315E">
      <w:pPr>
        <w:shd w:val="clear" w:color="auto" w:fill="FFFFFF"/>
        <w:spacing w:after="160" w:line="360" w:lineRule="auto"/>
        <w:rPr>
          <w:rFonts w:ascii="Times New Roman" w:hAnsi="Times New Roman" w:cs="Times New Roman"/>
          <w:sz w:val="26"/>
          <w:szCs w:val="26"/>
        </w:rPr>
      </w:pPr>
      <w:r w:rsidRPr="00E9315E">
        <w:rPr>
          <w:rFonts w:ascii="Times New Roman" w:hAnsi="Times New Roman" w:cs="Times New Roman"/>
          <w:b/>
          <w:sz w:val="26"/>
          <w:szCs w:val="26"/>
        </w:rPr>
        <w:t>routes</w:t>
      </w:r>
      <w:r w:rsidRPr="00E9315E">
        <w:rPr>
          <w:rFonts w:ascii="Times New Roman" w:hAnsi="Times New Roman" w:cs="Times New Roman"/>
          <w:sz w:val="26"/>
          <w:szCs w:val="26"/>
        </w:rPr>
        <w:t>: Chứa các file định tuyến URL của trang web.</w:t>
      </w:r>
    </w:p>
    <w:p w14:paraId="1ECFFD47" w14:textId="77777777" w:rsidR="00AE7885" w:rsidRPr="00E9315E" w:rsidRDefault="008B0432" w:rsidP="00E9315E">
      <w:pPr>
        <w:shd w:val="clear" w:color="auto" w:fill="FFFFFF"/>
        <w:spacing w:after="160" w:line="360" w:lineRule="auto"/>
        <w:rPr>
          <w:rFonts w:ascii="Times New Roman" w:hAnsi="Times New Roman" w:cs="Times New Roman"/>
          <w:sz w:val="26"/>
          <w:szCs w:val="26"/>
        </w:rPr>
      </w:pPr>
      <w:r w:rsidRPr="00E9315E">
        <w:rPr>
          <w:rFonts w:ascii="Times New Roman" w:hAnsi="Times New Roman" w:cs="Times New Roman"/>
          <w:b/>
          <w:sz w:val="26"/>
          <w:szCs w:val="26"/>
        </w:rPr>
        <w:t>storage</w:t>
      </w:r>
      <w:r w:rsidRPr="00E9315E">
        <w:rPr>
          <w:rFonts w:ascii="Times New Roman" w:hAnsi="Times New Roman" w:cs="Times New Roman"/>
          <w:sz w:val="26"/>
          <w:szCs w:val="26"/>
        </w:rPr>
        <w:t>: Nơi lưu dữ liệu tạm thời, dữ liệu người dùng tải lên, ... và được bảo mật để không bị truy cập file trái phép.</w:t>
      </w:r>
    </w:p>
    <w:p w14:paraId="2C344930" w14:textId="77777777" w:rsidR="00AE7885" w:rsidRPr="00E9315E" w:rsidRDefault="008B0432" w:rsidP="00E9315E">
      <w:pPr>
        <w:shd w:val="clear" w:color="auto" w:fill="FFFFFF"/>
        <w:spacing w:after="160" w:line="360" w:lineRule="auto"/>
        <w:rPr>
          <w:rFonts w:ascii="Times New Roman" w:hAnsi="Times New Roman" w:cs="Times New Roman"/>
          <w:sz w:val="26"/>
          <w:szCs w:val="26"/>
        </w:rPr>
      </w:pPr>
      <w:r w:rsidRPr="00E9315E">
        <w:rPr>
          <w:rFonts w:ascii="Times New Roman" w:hAnsi="Times New Roman" w:cs="Times New Roman"/>
          <w:b/>
          <w:sz w:val="26"/>
          <w:szCs w:val="26"/>
        </w:rPr>
        <w:t>migrations</w:t>
      </w:r>
      <w:r w:rsidRPr="00E9315E">
        <w:rPr>
          <w:rFonts w:ascii="Times New Roman" w:hAnsi="Times New Roman" w:cs="Times New Roman"/>
          <w:sz w:val="26"/>
          <w:szCs w:val="26"/>
        </w:rPr>
        <w:t>: Chứa các class thực hiện khởi tạo, cập nhật, xóa, thao tác với các bảng trong cơ sở dữ liệu, nhằm phiên bản hóa cơ sở dữ liệu.</w:t>
      </w:r>
    </w:p>
    <w:p w14:paraId="6CE89059" w14:textId="77777777" w:rsidR="00AE7885" w:rsidRPr="00E9315E" w:rsidRDefault="008B0432" w:rsidP="00E9315E">
      <w:pPr>
        <w:shd w:val="clear" w:color="auto" w:fill="FFFFFF"/>
        <w:spacing w:after="160" w:line="360" w:lineRule="auto"/>
        <w:rPr>
          <w:rFonts w:ascii="Times New Roman" w:hAnsi="Times New Roman" w:cs="Times New Roman"/>
          <w:sz w:val="26"/>
          <w:szCs w:val="26"/>
        </w:rPr>
      </w:pPr>
      <w:r w:rsidRPr="00E9315E">
        <w:rPr>
          <w:rFonts w:ascii="Times New Roman" w:hAnsi="Times New Roman" w:cs="Times New Roman"/>
          <w:b/>
          <w:sz w:val="26"/>
          <w:szCs w:val="26"/>
        </w:rPr>
        <w:t>factories</w:t>
      </w:r>
      <w:r w:rsidRPr="00E9315E">
        <w:rPr>
          <w:rFonts w:ascii="Times New Roman" w:hAnsi="Times New Roman" w:cs="Times New Roman"/>
          <w:sz w:val="26"/>
          <w:szCs w:val="26"/>
        </w:rPr>
        <w:t>: Chứa các class thực hiện tạo dữ liệu mẫu cho trang web, thường được sử dụng khi làm test.</w:t>
      </w:r>
    </w:p>
    <w:p w14:paraId="30F6A556" w14:textId="77777777" w:rsidR="00AE7885" w:rsidRPr="00E9315E" w:rsidRDefault="008B0432" w:rsidP="00E9315E">
      <w:pPr>
        <w:shd w:val="clear" w:color="auto" w:fill="FFFFFF"/>
        <w:spacing w:after="160" w:line="360" w:lineRule="auto"/>
        <w:rPr>
          <w:rFonts w:ascii="Times New Roman" w:hAnsi="Times New Roman" w:cs="Times New Roman"/>
          <w:sz w:val="26"/>
          <w:szCs w:val="26"/>
        </w:rPr>
      </w:pPr>
      <w:r w:rsidRPr="00E9315E">
        <w:rPr>
          <w:rFonts w:ascii="Times New Roman" w:hAnsi="Times New Roman" w:cs="Times New Roman"/>
          <w:b/>
          <w:sz w:val="26"/>
          <w:szCs w:val="26"/>
        </w:rPr>
        <w:t>seeders</w:t>
      </w:r>
      <w:r w:rsidRPr="00E9315E">
        <w:rPr>
          <w:rFonts w:ascii="Times New Roman" w:hAnsi="Times New Roman" w:cs="Times New Roman"/>
          <w:sz w:val="26"/>
          <w:szCs w:val="26"/>
        </w:rPr>
        <w:t>: Chứa các class thực hiện thêm dữ liệu ban đầu, tạo dữ liệu mẫu vào cơ sở dữ liệu khi kết hợp với factories và migrations.</w:t>
      </w:r>
    </w:p>
    <w:p w14:paraId="0131A997" w14:textId="77777777" w:rsidR="00AE7885" w:rsidRPr="00E9315E" w:rsidRDefault="008B0432" w:rsidP="00E9315E">
      <w:pPr>
        <w:shd w:val="clear" w:color="auto" w:fill="FFFFFF"/>
        <w:spacing w:after="160" w:line="360" w:lineRule="auto"/>
        <w:rPr>
          <w:rFonts w:ascii="Times New Roman" w:hAnsi="Times New Roman" w:cs="Times New Roman"/>
          <w:b/>
          <w:sz w:val="26"/>
          <w:szCs w:val="26"/>
        </w:rPr>
      </w:pPr>
      <w:r w:rsidRPr="00E9315E">
        <w:rPr>
          <w:rFonts w:ascii="Times New Roman" w:hAnsi="Times New Roman" w:cs="Times New Roman"/>
          <w:noProof/>
          <w:sz w:val="26"/>
          <w:szCs w:val="26"/>
        </w:rPr>
        <w:lastRenderedPageBreak/>
        <w:drawing>
          <wp:inline distT="114300" distB="114300" distL="114300" distR="114300" wp14:anchorId="09E02EDE" wp14:editId="7872B324">
            <wp:extent cx="5991225" cy="2524733"/>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5991225" cy="2524733"/>
                    </a:xfrm>
                    <a:prstGeom prst="rect">
                      <a:avLst/>
                    </a:prstGeom>
                    <a:ln/>
                  </pic:spPr>
                </pic:pic>
              </a:graphicData>
            </a:graphic>
          </wp:inline>
        </w:drawing>
      </w:r>
    </w:p>
    <w:p w14:paraId="6943B50F" w14:textId="24860A1F" w:rsidR="00AE7885" w:rsidRPr="00E9315E" w:rsidRDefault="00831A81" w:rsidP="00E9315E">
      <w:pPr>
        <w:shd w:val="clear" w:color="auto" w:fill="FFFFFF"/>
        <w:spacing w:after="160" w:line="360" w:lineRule="auto"/>
        <w:jc w:val="center"/>
        <w:rPr>
          <w:rFonts w:ascii="Times New Roman" w:hAnsi="Times New Roman" w:cs="Times New Roman"/>
          <w:bCs/>
          <w:sz w:val="26"/>
          <w:szCs w:val="26"/>
          <w:lang w:val="en-US"/>
          <w:rPrChange w:id="95" w:author="Nguyen Tuan" w:date="2023-11-05T22:39:00Z">
            <w:rPr>
              <w:b/>
              <w:sz w:val="26"/>
              <w:szCs w:val="26"/>
            </w:rPr>
          </w:rPrChange>
        </w:rPr>
      </w:pPr>
      <w:ins w:id="96" w:author="Nguyen Tuan" w:date="2023-11-05T22:39:00Z">
        <w:r w:rsidRPr="00E9315E">
          <w:rPr>
            <w:rFonts w:ascii="Times New Roman" w:hAnsi="Times New Roman" w:cs="Times New Roman"/>
            <w:bCs/>
            <w:sz w:val="26"/>
            <w:szCs w:val="26"/>
            <w:lang w:val="en-US"/>
            <w:rPrChange w:id="97" w:author="Nguyen Tuan" w:date="2023-11-05T22:39:00Z">
              <w:rPr>
                <w:b/>
                <w:sz w:val="26"/>
                <w:szCs w:val="26"/>
                <w:lang w:val="en-US"/>
              </w:rPr>
            </w:rPrChange>
          </w:rPr>
          <w:t>Hình 5: Luồng hoạt động của web Laravel</w:t>
        </w:r>
      </w:ins>
    </w:p>
    <w:p w14:paraId="6585EAEC" w14:textId="77777777" w:rsidR="00AE7885" w:rsidRPr="00E9315E" w:rsidRDefault="00AE7885" w:rsidP="00E9315E">
      <w:pPr>
        <w:shd w:val="clear" w:color="auto" w:fill="FFFFFF"/>
        <w:spacing w:after="160" w:line="360" w:lineRule="auto"/>
        <w:rPr>
          <w:rFonts w:ascii="Times New Roman" w:hAnsi="Times New Roman" w:cs="Times New Roman"/>
          <w:b/>
          <w:sz w:val="26"/>
          <w:szCs w:val="26"/>
        </w:rPr>
      </w:pPr>
    </w:p>
    <w:p w14:paraId="5D92494F" w14:textId="77777777" w:rsidR="00AE7885" w:rsidRPr="00E9315E" w:rsidRDefault="00AE7885" w:rsidP="00E9315E">
      <w:pPr>
        <w:shd w:val="clear" w:color="auto" w:fill="FFFFFF"/>
        <w:spacing w:after="160" w:line="360" w:lineRule="auto"/>
        <w:rPr>
          <w:rFonts w:ascii="Times New Roman" w:hAnsi="Times New Roman" w:cs="Times New Roman"/>
          <w:b/>
          <w:sz w:val="26"/>
          <w:szCs w:val="26"/>
        </w:rPr>
      </w:pPr>
    </w:p>
    <w:p w14:paraId="501332EA" w14:textId="77777777" w:rsidR="00AE7885" w:rsidRPr="00E9315E" w:rsidRDefault="00AE7885" w:rsidP="00E9315E">
      <w:pPr>
        <w:shd w:val="clear" w:color="auto" w:fill="FFFFFF"/>
        <w:spacing w:after="160" w:line="360" w:lineRule="auto"/>
        <w:rPr>
          <w:rFonts w:ascii="Times New Roman" w:hAnsi="Times New Roman" w:cs="Times New Roman"/>
          <w:b/>
          <w:sz w:val="26"/>
          <w:szCs w:val="26"/>
        </w:rPr>
      </w:pPr>
    </w:p>
    <w:p w14:paraId="0B952556" w14:textId="77777777" w:rsidR="00AE7885" w:rsidRPr="00E9315E" w:rsidRDefault="008B0432" w:rsidP="00E9315E">
      <w:pPr>
        <w:pStyle w:val="Heading1"/>
        <w:spacing w:line="360" w:lineRule="auto"/>
        <w:ind w:firstLine="720"/>
        <w:rPr>
          <w:rFonts w:ascii="Times New Roman" w:hAnsi="Times New Roman" w:cs="Times New Roman"/>
          <w:b/>
          <w:sz w:val="26"/>
          <w:szCs w:val="32"/>
        </w:rPr>
      </w:pPr>
      <w:bookmarkStart w:id="98" w:name="_8sfcyvez6p8" w:colFirst="0" w:colLast="0"/>
      <w:bookmarkEnd w:id="98"/>
      <w:r w:rsidRPr="00E9315E">
        <w:rPr>
          <w:rFonts w:ascii="Times New Roman" w:hAnsi="Times New Roman" w:cs="Times New Roman"/>
          <w:sz w:val="26"/>
        </w:rPr>
        <w:br w:type="page"/>
      </w:r>
    </w:p>
    <w:p w14:paraId="73C5FE0D" w14:textId="77777777" w:rsidR="00AE7885" w:rsidRPr="00E9315E" w:rsidRDefault="008B0432" w:rsidP="00E9315E">
      <w:pPr>
        <w:pStyle w:val="Heading1"/>
        <w:spacing w:line="360" w:lineRule="auto"/>
        <w:ind w:firstLine="720"/>
        <w:jc w:val="center"/>
        <w:rPr>
          <w:rFonts w:ascii="Times New Roman" w:hAnsi="Times New Roman" w:cs="Times New Roman"/>
          <w:b/>
          <w:sz w:val="32"/>
          <w:szCs w:val="32"/>
        </w:rPr>
      </w:pPr>
      <w:bookmarkStart w:id="99" w:name="_vvczwug71t0e" w:colFirst="0" w:colLast="0"/>
      <w:bookmarkStart w:id="100" w:name="_Toc150318088"/>
      <w:bookmarkEnd w:id="99"/>
      <w:r w:rsidRPr="00E9315E">
        <w:rPr>
          <w:rFonts w:ascii="Times New Roman" w:hAnsi="Times New Roman" w:cs="Times New Roman"/>
          <w:b/>
          <w:sz w:val="32"/>
          <w:szCs w:val="32"/>
        </w:rPr>
        <w:lastRenderedPageBreak/>
        <w:t>Chương IV: PHÁT TRIỂN VÀ TRIỂN KHAI ỨNG DỤNG</w:t>
      </w:r>
      <w:bookmarkEnd w:id="100"/>
    </w:p>
    <w:p w14:paraId="0DB02034" w14:textId="77777777" w:rsidR="00AE7885" w:rsidRPr="00E9315E" w:rsidRDefault="008B0432" w:rsidP="00E9315E">
      <w:pPr>
        <w:pStyle w:val="Heading2"/>
        <w:spacing w:line="360" w:lineRule="auto"/>
        <w:rPr>
          <w:rFonts w:ascii="Times New Roman" w:hAnsi="Times New Roman" w:cs="Times New Roman"/>
          <w:b/>
          <w:sz w:val="28"/>
          <w:szCs w:val="28"/>
        </w:rPr>
      </w:pPr>
      <w:bookmarkStart w:id="101" w:name="_hmrf5ivy38lm" w:colFirst="0" w:colLast="0"/>
      <w:bookmarkStart w:id="102" w:name="_Toc150318089"/>
      <w:bookmarkEnd w:id="101"/>
      <w:r w:rsidRPr="00E9315E">
        <w:rPr>
          <w:rFonts w:ascii="Times New Roman" w:hAnsi="Times New Roman" w:cs="Times New Roman"/>
          <w:b/>
          <w:sz w:val="28"/>
          <w:szCs w:val="28"/>
        </w:rPr>
        <w:t>4.1 Thiết kế tổng quan</w:t>
      </w:r>
      <w:bookmarkEnd w:id="102"/>
    </w:p>
    <w:p w14:paraId="38D01886" w14:textId="77777777" w:rsidR="00AE7885" w:rsidRPr="00E9315E" w:rsidRDefault="008B0432" w:rsidP="00E9315E">
      <w:pPr>
        <w:spacing w:line="360" w:lineRule="auto"/>
        <w:ind w:firstLine="720"/>
        <w:jc w:val="center"/>
        <w:rPr>
          <w:rFonts w:ascii="Times New Roman" w:hAnsi="Times New Roman" w:cs="Times New Roman"/>
          <w:sz w:val="26"/>
          <w:szCs w:val="26"/>
        </w:rPr>
      </w:pPr>
      <w:r w:rsidRPr="00E9315E">
        <w:rPr>
          <w:rFonts w:ascii="Times New Roman" w:hAnsi="Times New Roman" w:cs="Times New Roman"/>
          <w:b/>
          <w:noProof/>
          <w:sz w:val="26"/>
          <w:szCs w:val="32"/>
        </w:rPr>
        <w:drawing>
          <wp:inline distT="114300" distB="114300" distL="114300" distR="114300" wp14:anchorId="634F6AA1" wp14:editId="78BA9ABF">
            <wp:extent cx="5257800" cy="42291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5257800" cy="4229100"/>
                    </a:xfrm>
                    <a:prstGeom prst="rect">
                      <a:avLst/>
                    </a:prstGeom>
                    <a:ln/>
                  </pic:spPr>
                </pic:pic>
              </a:graphicData>
            </a:graphic>
          </wp:inline>
        </w:drawing>
      </w:r>
      <w:r w:rsidRPr="00E9315E">
        <w:rPr>
          <w:rFonts w:ascii="Times New Roman" w:hAnsi="Times New Roman" w:cs="Times New Roman"/>
          <w:b/>
          <w:sz w:val="26"/>
          <w:szCs w:val="32"/>
        </w:rPr>
        <w:br/>
      </w:r>
      <w:r w:rsidRPr="00E9315E">
        <w:rPr>
          <w:rFonts w:ascii="Times New Roman" w:hAnsi="Times New Roman" w:cs="Times New Roman"/>
          <w:sz w:val="26"/>
          <w:szCs w:val="26"/>
        </w:rPr>
        <w:t>Trang đăng nhập</w:t>
      </w:r>
    </w:p>
    <w:p w14:paraId="224997E9" w14:textId="77777777" w:rsidR="00AE7885" w:rsidRPr="00E9315E" w:rsidRDefault="008B0432" w:rsidP="00E9315E">
      <w:pPr>
        <w:spacing w:line="360" w:lineRule="auto"/>
        <w:rPr>
          <w:rFonts w:ascii="Times New Roman" w:hAnsi="Times New Roman" w:cs="Times New Roman"/>
          <w:sz w:val="26"/>
        </w:rPr>
      </w:pPr>
      <w:r w:rsidRPr="00E9315E">
        <w:rPr>
          <w:rFonts w:ascii="Times New Roman" w:hAnsi="Times New Roman" w:cs="Times New Roman"/>
          <w:noProof/>
          <w:sz w:val="26"/>
        </w:rPr>
        <w:drawing>
          <wp:inline distT="114300" distB="114300" distL="114300" distR="114300" wp14:anchorId="29CF7FAF" wp14:editId="18621E70">
            <wp:extent cx="5894787" cy="3260737"/>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5894787" cy="3260737"/>
                    </a:xfrm>
                    <a:prstGeom prst="rect">
                      <a:avLst/>
                    </a:prstGeom>
                    <a:ln/>
                  </pic:spPr>
                </pic:pic>
              </a:graphicData>
            </a:graphic>
          </wp:inline>
        </w:drawing>
      </w:r>
    </w:p>
    <w:p w14:paraId="7C558734" w14:textId="77777777" w:rsidR="00AE7885" w:rsidRPr="00E9315E" w:rsidRDefault="008B0432" w:rsidP="00E9315E">
      <w:pPr>
        <w:spacing w:line="360" w:lineRule="auto"/>
        <w:jc w:val="center"/>
        <w:rPr>
          <w:rFonts w:ascii="Times New Roman" w:hAnsi="Times New Roman" w:cs="Times New Roman"/>
          <w:sz w:val="26"/>
          <w:szCs w:val="26"/>
        </w:rPr>
      </w:pPr>
      <w:r w:rsidRPr="00E9315E">
        <w:rPr>
          <w:rFonts w:ascii="Times New Roman" w:hAnsi="Times New Roman" w:cs="Times New Roman"/>
          <w:sz w:val="26"/>
          <w:szCs w:val="26"/>
        </w:rPr>
        <w:lastRenderedPageBreak/>
        <w:t>Trang sinh viên</w:t>
      </w:r>
    </w:p>
    <w:p w14:paraId="7830D39E" w14:textId="18B03B48" w:rsidR="00AE7885" w:rsidRPr="00E9315E" w:rsidRDefault="002A30FF" w:rsidP="00E9315E">
      <w:pPr>
        <w:spacing w:line="360" w:lineRule="auto"/>
        <w:rPr>
          <w:rFonts w:ascii="Times New Roman" w:hAnsi="Times New Roman" w:cs="Times New Roman"/>
          <w:sz w:val="26"/>
        </w:rPr>
      </w:pPr>
      <w:r w:rsidRPr="00E9315E">
        <w:rPr>
          <w:rFonts w:ascii="Times New Roman" w:hAnsi="Times New Roman" w:cs="Times New Roman"/>
          <w:noProof/>
          <w:sz w:val="26"/>
        </w:rPr>
        <w:drawing>
          <wp:inline distT="0" distB="0" distL="0" distR="0" wp14:anchorId="3BDEE909" wp14:editId="44940529">
            <wp:extent cx="6236208" cy="25420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36208" cy="2542032"/>
                    </a:xfrm>
                    <a:prstGeom prst="rect">
                      <a:avLst/>
                    </a:prstGeom>
                  </pic:spPr>
                </pic:pic>
              </a:graphicData>
            </a:graphic>
          </wp:inline>
        </w:drawing>
      </w:r>
    </w:p>
    <w:p w14:paraId="04334CD0" w14:textId="77777777" w:rsidR="00AE7885" w:rsidRPr="00E9315E" w:rsidRDefault="008B0432" w:rsidP="00E9315E">
      <w:pPr>
        <w:spacing w:line="360" w:lineRule="auto"/>
        <w:jc w:val="center"/>
        <w:rPr>
          <w:rFonts w:ascii="Times New Roman" w:hAnsi="Times New Roman" w:cs="Times New Roman"/>
          <w:sz w:val="26"/>
          <w:szCs w:val="26"/>
        </w:rPr>
      </w:pPr>
      <w:r w:rsidRPr="00E9315E">
        <w:rPr>
          <w:rFonts w:ascii="Times New Roman" w:hAnsi="Times New Roman" w:cs="Times New Roman"/>
          <w:sz w:val="26"/>
          <w:szCs w:val="26"/>
        </w:rPr>
        <w:t>Trang giảng viên</w:t>
      </w:r>
    </w:p>
    <w:p w14:paraId="3F167724" w14:textId="77777777" w:rsidR="00AE7885" w:rsidRPr="00E9315E" w:rsidRDefault="008B0432" w:rsidP="00E9315E">
      <w:pPr>
        <w:pStyle w:val="Heading2"/>
        <w:spacing w:line="360" w:lineRule="auto"/>
        <w:rPr>
          <w:rFonts w:ascii="Times New Roman" w:hAnsi="Times New Roman" w:cs="Times New Roman"/>
          <w:b/>
          <w:sz w:val="28"/>
          <w:szCs w:val="28"/>
        </w:rPr>
      </w:pPr>
      <w:bookmarkStart w:id="103" w:name="_q4mz45ud1h44" w:colFirst="0" w:colLast="0"/>
      <w:bookmarkStart w:id="104" w:name="_Toc150318090"/>
      <w:bookmarkEnd w:id="103"/>
      <w:r w:rsidRPr="00E9315E">
        <w:rPr>
          <w:rFonts w:ascii="Times New Roman" w:hAnsi="Times New Roman" w:cs="Times New Roman"/>
          <w:b/>
          <w:sz w:val="28"/>
          <w:szCs w:val="28"/>
        </w:rPr>
        <w:t>4.2 Thiết kế chi tiết</w:t>
      </w:r>
      <w:bookmarkEnd w:id="104"/>
    </w:p>
    <w:p w14:paraId="5BE58707" w14:textId="77777777" w:rsidR="00AE7885" w:rsidRPr="00E9315E" w:rsidRDefault="008B0432" w:rsidP="00E9315E">
      <w:pPr>
        <w:pStyle w:val="Heading3"/>
        <w:spacing w:line="360" w:lineRule="auto"/>
        <w:rPr>
          <w:rFonts w:ascii="Times New Roman" w:hAnsi="Times New Roman" w:cs="Times New Roman"/>
          <w:b/>
          <w:color w:val="auto"/>
          <w:sz w:val="26"/>
        </w:rPr>
      </w:pPr>
      <w:bookmarkStart w:id="105" w:name="_92daakbg3v0n" w:colFirst="0" w:colLast="0"/>
      <w:bookmarkStart w:id="106" w:name="_Toc150318091"/>
      <w:bookmarkEnd w:id="105"/>
      <w:r w:rsidRPr="00E9315E">
        <w:rPr>
          <w:rFonts w:ascii="Times New Roman" w:hAnsi="Times New Roman" w:cs="Times New Roman"/>
          <w:b/>
          <w:color w:val="auto"/>
          <w:sz w:val="26"/>
        </w:rPr>
        <w:t>4.2.1 Thiết kế giao diện</w:t>
      </w:r>
      <w:bookmarkEnd w:id="106"/>
    </w:p>
    <w:p w14:paraId="643ACA1D" w14:textId="77777777" w:rsidR="00A973BC" w:rsidRPr="00E9315E" w:rsidRDefault="008B0432" w:rsidP="00E9315E">
      <w:pPr>
        <w:spacing w:line="360" w:lineRule="auto"/>
        <w:rPr>
          <w:rFonts w:ascii="Times New Roman" w:hAnsi="Times New Roman" w:cs="Times New Roman"/>
          <w:sz w:val="26"/>
          <w:u w:val="single"/>
        </w:rPr>
      </w:pPr>
      <w:r w:rsidRPr="00E9315E">
        <w:rPr>
          <w:rFonts w:ascii="Times New Roman" w:hAnsi="Times New Roman" w:cs="Times New Roman"/>
          <w:sz w:val="26"/>
          <w:szCs w:val="26"/>
        </w:rPr>
        <w:t xml:space="preserve">Thiết kế giao diện với Figma: </w:t>
      </w:r>
      <w:hyperlink r:id="rId29">
        <w:r w:rsidRPr="00E9315E">
          <w:rPr>
            <w:rFonts w:ascii="Times New Roman" w:hAnsi="Times New Roman" w:cs="Times New Roman"/>
            <w:color w:val="0070C0"/>
            <w:sz w:val="26"/>
            <w:u w:val="single"/>
          </w:rPr>
          <w:t>https://www.figma.com/file/BWrVRdLCWe890umPf3hsDF/wireframe-qu%E1%BA%A3n-l%C3%AD-%C4%91%C4%83ng-k%C3%AD-%C4%91%E1%BB%93-%C3%A1n?type=design&amp;node-id=95%3A2907&amp;mode=dev</w:t>
        </w:r>
      </w:hyperlink>
      <w:bookmarkStart w:id="107" w:name="_jayc5stf59f2" w:colFirst="0" w:colLast="0"/>
      <w:bookmarkEnd w:id="107"/>
    </w:p>
    <w:p w14:paraId="577B2840" w14:textId="3DBF054A" w:rsidR="00AE7885" w:rsidRPr="00E9315E" w:rsidRDefault="008B0432" w:rsidP="00E9315E">
      <w:pPr>
        <w:spacing w:line="360" w:lineRule="auto"/>
        <w:rPr>
          <w:rFonts w:ascii="Times New Roman" w:hAnsi="Times New Roman" w:cs="Times New Roman"/>
          <w:sz w:val="26"/>
        </w:rPr>
      </w:pPr>
      <w:r w:rsidRPr="00E9315E">
        <w:rPr>
          <w:rFonts w:ascii="Times New Roman" w:hAnsi="Times New Roman" w:cs="Times New Roman"/>
          <w:noProof/>
          <w:sz w:val="26"/>
        </w:rPr>
        <w:lastRenderedPageBreak/>
        <w:drawing>
          <wp:inline distT="114300" distB="114300" distL="114300" distR="114300" wp14:anchorId="3C94DAC9" wp14:editId="359A2B29">
            <wp:extent cx="5731200" cy="4051300"/>
            <wp:effectExtent l="0" t="0" r="0" b="0"/>
            <wp:docPr id="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5731200" cy="4051300"/>
                    </a:xfrm>
                    <a:prstGeom prst="rect">
                      <a:avLst/>
                    </a:prstGeom>
                    <a:ln/>
                  </pic:spPr>
                </pic:pic>
              </a:graphicData>
            </a:graphic>
          </wp:inline>
        </w:drawing>
      </w:r>
    </w:p>
    <w:p w14:paraId="2AC408AD" w14:textId="7005BC1C" w:rsidR="00AE7885" w:rsidRPr="00E9315E" w:rsidRDefault="008B0432" w:rsidP="00E9315E">
      <w:pPr>
        <w:spacing w:line="360" w:lineRule="auto"/>
        <w:jc w:val="center"/>
        <w:rPr>
          <w:rFonts w:ascii="Times New Roman" w:hAnsi="Times New Roman" w:cs="Times New Roman"/>
          <w:sz w:val="26"/>
          <w:szCs w:val="26"/>
        </w:rPr>
      </w:pPr>
      <w:r w:rsidRPr="00E9315E">
        <w:rPr>
          <w:rFonts w:ascii="Times New Roman" w:hAnsi="Times New Roman" w:cs="Times New Roman"/>
          <w:sz w:val="26"/>
          <w:szCs w:val="26"/>
        </w:rPr>
        <w:t xml:space="preserve">Hình </w:t>
      </w:r>
      <w:r w:rsidR="0021727B" w:rsidRPr="00E9315E">
        <w:rPr>
          <w:rFonts w:ascii="Times New Roman" w:hAnsi="Times New Roman" w:cs="Times New Roman"/>
          <w:sz w:val="26"/>
          <w:szCs w:val="26"/>
          <w:lang w:val="en-US"/>
        </w:rPr>
        <w:t>6</w:t>
      </w:r>
      <w:r w:rsidRPr="00E9315E">
        <w:rPr>
          <w:rFonts w:ascii="Times New Roman" w:hAnsi="Times New Roman" w:cs="Times New Roman"/>
          <w:sz w:val="26"/>
          <w:szCs w:val="26"/>
        </w:rPr>
        <w:t>. Minh họa giao diện trang Đăng nhập</w:t>
      </w:r>
    </w:p>
    <w:p w14:paraId="3D8D9E21" w14:textId="77777777" w:rsidR="00AE7885" w:rsidRPr="00E9315E" w:rsidRDefault="008B0432" w:rsidP="00E9315E">
      <w:pPr>
        <w:spacing w:line="360" w:lineRule="auto"/>
        <w:jc w:val="center"/>
        <w:rPr>
          <w:rFonts w:ascii="Times New Roman" w:hAnsi="Times New Roman" w:cs="Times New Roman"/>
          <w:sz w:val="26"/>
        </w:rPr>
      </w:pPr>
      <w:r w:rsidRPr="00E9315E">
        <w:rPr>
          <w:rFonts w:ascii="Times New Roman" w:hAnsi="Times New Roman" w:cs="Times New Roman"/>
          <w:noProof/>
          <w:sz w:val="26"/>
        </w:rPr>
        <w:drawing>
          <wp:inline distT="114300" distB="114300" distL="114300" distR="114300" wp14:anchorId="76768B13" wp14:editId="3CC2472C">
            <wp:extent cx="5731200" cy="410210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5731200" cy="4102100"/>
                    </a:xfrm>
                    <a:prstGeom prst="rect">
                      <a:avLst/>
                    </a:prstGeom>
                    <a:ln/>
                  </pic:spPr>
                </pic:pic>
              </a:graphicData>
            </a:graphic>
          </wp:inline>
        </w:drawing>
      </w:r>
    </w:p>
    <w:p w14:paraId="7CF82430" w14:textId="6EF6BE84" w:rsidR="00AE7885" w:rsidRPr="00E9315E" w:rsidRDefault="008B0432" w:rsidP="00E9315E">
      <w:pPr>
        <w:spacing w:line="360" w:lineRule="auto"/>
        <w:jc w:val="center"/>
        <w:rPr>
          <w:rFonts w:ascii="Times New Roman" w:hAnsi="Times New Roman" w:cs="Times New Roman"/>
          <w:sz w:val="26"/>
          <w:szCs w:val="26"/>
        </w:rPr>
      </w:pPr>
      <w:r w:rsidRPr="00E9315E">
        <w:rPr>
          <w:rFonts w:ascii="Times New Roman" w:hAnsi="Times New Roman" w:cs="Times New Roman"/>
          <w:sz w:val="26"/>
          <w:szCs w:val="26"/>
        </w:rPr>
        <w:t xml:space="preserve">Hình </w:t>
      </w:r>
      <w:r w:rsidR="0021727B" w:rsidRPr="00E9315E">
        <w:rPr>
          <w:rFonts w:ascii="Times New Roman" w:hAnsi="Times New Roman" w:cs="Times New Roman"/>
          <w:sz w:val="26"/>
          <w:szCs w:val="26"/>
          <w:lang w:val="en-US"/>
        </w:rPr>
        <w:t>7</w:t>
      </w:r>
      <w:r w:rsidRPr="00E9315E">
        <w:rPr>
          <w:rFonts w:ascii="Times New Roman" w:hAnsi="Times New Roman" w:cs="Times New Roman"/>
          <w:sz w:val="26"/>
          <w:szCs w:val="26"/>
        </w:rPr>
        <w:t>. Minh họa trang chủ giao diện Sinh viên</w:t>
      </w:r>
    </w:p>
    <w:p w14:paraId="56913B39" w14:textId="77777777" w:rsidR="00AE7885" w:rsidRPr="00E9315E" w:rsidRDefault="008B0432" w:rsidP="00E9315E">
      <w:pPr>
        <w:spacing w:line="360" w:lineRule="auto"/>
        <w:jc w:val="center"/>
        <w:rPr>
          <w:rFonts w:ascii="Times New Roman" w:hAnsi="Times New Roman" w:cs="Times New Roman"/>
          <w:sz w:val="26"/>
        </w:rPr>
      </w:pPr>
      <w:r w:rsidRPr="00E9315E">
        <w:rPr>
          <w:rFonts w:ascii="Times New Roman" w:hAnsi="Times New Roman" w:cs="Times New Roman"/>
          <w:noProof/>
          <w:sz w:val="26"/>
        </w:rPr>
        <w:lastRenderedPageBreak/>
        <w:drawing>
          <wp:inline distT="114300" distB="114300" distL="114300" distR="114300" wp14:anchorId="043132C9" wp14:editId="6E760DA7">
            <wp:extent cx="5731200" cy="41021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5731200" cy="4102100"/>
                    </a:xfrm>
                    <a:prstGeom prst="rect">
                      <a:avLst/>
                    </a:prstGeom>
                    <a:ln/>
                  </pic:spPr>
                </pic:pic>
              </a:graphicData>
            </a:graphic>
          </wp:inline>
        </w:drawing>
      </w:r>
    </w:p>
    <w:p w14:paraId="1C99E83B" w14:textId="604ABF3D" w:rsidR="00AE7885" w:rsidRPr="00E9315E" w:rsidRDefault="008B0432" w:rsidP="00E9315E">
      <w:pPr>
        <w:spacing w:line="360" w:lineRule="auto"/>
        <w:jc w:val="center"/>
        <w:rPr>
          <w:rFonts w:ascii="Times New Roman" w:hAnsi="Times New Roman" w:cs="Times New Roman"/>
          <w:sz w:val="26"/>
          <w:szCs w:val="26"/>
        </w:rPr>
      </w:pPr>
      <w:r w:rsidRPr="00E9315E">
        <w:rPr>
          <w:rFonts w:ascii="Times New Roman" w:hAnsi="Times New Roman" w:cs="Times New Roman"/>
          <w:sz w:val="26"/>
          <w:szCs w:val="26"/>
        </w:rPr>
        <w:t xml:space="preserve">Hình </w:t>
      </w:r>
      <w:r w:rsidR="0021727B" w:rsidRPr="00E9315E">
        <w:rPr>
          <w:rFonts w:ascii="Times New Roman" w:hAnsi="Times New Roman" w:cs="Times New Roman"/>
          <w:sz w:val="26"/>
          <w:szCs w:val="26"/>
          <w:lang w:val="en-US"/>
        </w:rPr>
        <w:t>8</w:t>
      </w:r>
      <w:r w:rsidRPr="00E9315E">
        <w:rPr>
          <w:rFonts w:ascii="Times New Roman" w:hAnsi="Times New Roman" w:cs="Times New Roman"/>
          <w:sz w:val="26"/>
          <w:szCs w:val="26"/>
        </w:rPr>
        <w:t>. Minh họa Trang chủ giao diện Giảng viên</w:t>
      </w:r>
    </w:p>
    <w:p w14:paraId="576ECFD6" w14:textId="77777777" w:rsidR="00AE7885" w:rsidRPr="00E9315E" w:rsidRDefault="008B0432" w:rsidP="00E9315E">
      <w:pPr>
        <w:pStyle w:val="Heading3"/>
        <w:spacing w:line="360" w:lineRule="auto"/>
        <w:rPr>
          <w:rFonts w:ascii="Times New Roman" w:hAnsi="Times New Roman" w:cs="Times New Roman"/>
          <w:b/>
          <w:color w:val="auto"/>
          <w:sz w:val="26"/>
        </w:rPr>
      </w:pPr>
      <w:bookmarkStart w:id="108" w:name="_p8ppfgt723ym" w:colFirst="0" w:colLast="0"/>
      <w:bookmarkStart w:id="109" w:name="_Toc150318092"/>
      <w:bookmarkEnd w:id="108"/>
      <w:r w:rsidRPr="00E9315E">
        <w:rPr>
          <w:rFonts w:ascii="Times New Roman" w:hAnsi="Times New Roman" w:cs="Times New Roman"/>
          <w:b/>
          <w:color w:val="auto"/>
          <w:sz w:val="26"/>
        </w:rPr>
        <w:t>4.2.2 Thiết kế cơ sở dữ liệu</w:t>
      </w:r>
      <w:bookmarkEnd w:id="109"/>
    </w:p>
    <w:p w14:paraId="51282B9E" w14:textId="77777777" w:rsidR="00AE7885" w:rsidRPr="00E9315E" w:rsidRDefault="008B0432" w:rsidP="00E9315E">
      <w:pPr>
        <w:spacing w:line="360" w:lineRule="auto"/>
        <w:rPr>
          <w:rFonts w:ascii="Times New Roman" w:hAnsi="Times New Roman" w:cs="Times New Roman"/>
          <w:sz w:val="26"/>
        </w:rPr>
      </w:pPr>
      <w:r w:rsidRPr="00E9315E">
        <w:rPr>
          <w:rFonts w:ascii="Times New Roman" w:hAnsi="Times New Roman" w:cs="Times New Roman"/>
          <w:sz w:val="26"/>
        </w:rPr>
        <w:t>Các bảng</w:t>
      </w:r>
    </w:p>
    <w:p w14:paraId="0D1E354D" w14:textId="77777777" w:rsidR="00AE7885" w:rsidRPr="00E9315E" w:rsidRDefault="008B0432" w:rsidP="00E9315E">
      <w:pPr>
        <w:pStyle w:val="Heading2"/>
        <w:spacing w:line="360" w:lineRule="auto"/>
        <w:rPr>
          <w:rFonts w:ascii="Times New Roman" w:hAnsi="Times New Roman" w:cs="Times New Roman"/>
          <w:sz w:val="28"/>
          <w:szCs w:val="28"/>
        </w:rPr>
      </w:pPr>
      <w:bookmarkStart w:id="110" w:name="_2qay2u784230" w:colFirst="0" w:colLast="0"/>
      <w:bookmarkStart w:id="111" w:name="_Toc150318093"/>
      <w:bookmarkEnd w:id="110"/>
      <w:r w:rsidRPr="00E9315E">
        <w:rPr>
          <w:rFonts w:ascii="Times New Roman" w:hAnsi="Times New Roman" w:cs="Times New Roman"/>
          <w:b/>
          <w:sz w:val="28"/>
          <w:szCs w:val="28"/>
        </w:rPr>
        <w:t>4.3 Xây dựng ứng dụng</w:t>
      </w:r>
      <w:bookmarkEnd w:id="111"/>
      <w:r w:rsidRPr="00E9315E">
        <w:rPr>
          <w:rFonts w:ascii="Times New Roman" w:hAnsi="Times New Roman" w:cs="Times New Roman"/>
          <w:sz w:val="28"/>
          <w:szCs w:val="28"/>
        </w:rPr>
        <w:t xml:space="preserve"> </w:t>
      </w:r>
    </w:p>
    <w:p w14:paraId="5AEF89D6" w14:textId="77777777" w:rsidR="00AE7885" w:rsidRPr="00E9315E" w:rsidRDefault="008B0432" w:rsidP="00E9315E">
      <w:pPr>
        <w:pStyle w:val="Heading3"/>
        <w:spacing w:line="360" w:lineRule="auto"/>
        <w:rPr>
          <w:rFonts w:ascii="Times New Roman" w:hAnsi="Times New Roman" w:cs="Times New Roman"/>
          <w:b/>
          <w:color w:val="auto"/>
          <w:sz w:val="26"/>
        </w:rPr>
      </w:pPr>
      <w:bookmarkStart w:id="112" w:name="_3ym5hap5yrp5" w:colFirst="0" w:colLast="0"/>
      <w:bookmarkStart w:id="113" w:name="_Toc150318094"/>
      <w:bookmarkEnd w:id="112"/>
      <w:r w:rsidRPr="00E9315E">
        <w:rPr>
          <w:rFonts w:ascii="Times New Roman" w:hAnsi="Times New Roman" w:cs="Times New Roman"/>
          <w:b/>
          <w:color w:val="auto"/>
          <w:sz w:val="26"/>
        </w:rPr>
        <w:t>4.3.1 Thư viện và công cụ sử dụng</w:t>
      </w:r>
      <w:bookmarkEnd w:id="113"/>
    </w:p>
    <w:p w14:paraId="3287BFCB" w14:textId="77777777" w:rsidR="00AE7885" w:rsidRPr="00E9315E" w:rsidRDefault="008B0432" w:rsidP="00E9315E">
      <w:pPr>
        <w:spacing w:before="240" w:after="240" w:line="360" w:lineRule="auto"/>
        <w:jc w:val="center"/>
        <w:rPr>
          <w:rFonts w:ascii="Times New Roman" w:hAnsi="Times New Roman" w:cs="Times New Roman"/>
          <w:sz w:val="26"/>
        </w:rPr>
      </w:pPr>
      <w:r w:rsidRPr="00E9315E">
        <w:rPr>
          <w:rFonts w:ascii="Times New Roman" w:hAnsi="Times New Roman" w:cs="Times New Roman"/>
          <w:b/>
          <w:sz w:val="26"/>
        </w:rPr>
        <w:t xml:space="preserve">Bảng 9 </w:t>
      </w:r>
      <w:r w:rsidRPr="00E9315E">
        <w:rPr>
          <w:rFonts w:ascii="Times New Roman" w:hAnsi="Times New Roman" w:cs="Times New Roman"/>
          <w:sz w:val="26"/>
        </w:rPr>
        <w:t>Danh sách thư viện và công cụ sử dụng</w:t>
      </w:r>
    </w:p>
    <w:p w14:paraId="1CD59B8D" w14:textId="77777777" w:rsidR="00AE7885" w:rsidRPr="00E9315E" w:rsidRDefault="00AE7885" w:rsidP="00E9315E">
      <w:pPr>
        <w:spacing w:line="360" w:lineRule="auto"/>
        <w:rPr>
          <w:rFonts w:ascii="Times New Roman" w:hAnsi="Times New Roman" w:cs="Times New Roman"/>
          <w:sz w:val="26"/>
        </w:rPr>
      </w:pPr>
    </w:p>
    <w:tbl>
      <w:tblPr>
        <w:tblStyle w:val="ab"/>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2055"/>
        <w:gridCol w:w="4815"/>
      </w:tblGrid>
      <w:tr w:rsidR="00AE7885" w:rsidRPr="00E9315E" w14:paraId="0E04E91B" w14:textId="77777777">
        <w:tc>
          <w:tcPr>
            <w:tcW w:w="2130" w:type="dxa"/>
            <w:shd w:val="clear" w:color="auto" w:fill="auto"/>
            <w:tcMar>
              <w:top w:w="100" w:type="dxa"/>
              <w:left w:w="100" w:type="dxa"/>
              <w:bottom w:w="100" w:type="dxa"/>
              <w:right w:w="100" w:type="dxa"/>
            </w:tcMar>
          </w:tcPr>
          <w:p w14:paraId="49BD2AAB" w14:textId="77777777" w:rsidR="00AE7885" w:rsidRPr="00E9315E" w:rsidRDefault="008B0432" w:rsidP="00E9315E">
            <w:pPr>
              <w:widowControl w:val="0"/>
              <w:pBdr>
                <w:top w:val="nil"/>
                <w:left w:val="nil"/>
                <w:bottom w:val="nil"/>
                <w:right w:val="nil"/>
                <w:between w:val="nil"/>
              </w:pBdr>
              <w:spacing w:line="360" w:lineRule="auto"/>
              <w:jc w:val="center"/>
              <w:rPr>
                <w:rFonts w:ascii="Times New Roman" w:hAnsi="Times New Roman" w:cs="Times New Roman"/>
                <w:b/>
                <w:sz w:val="26"/>
              </w:rPr>
            </w:pPr>
            <w:r w:rsidRPr="00E9315E">
              <w:rPr>
                <w:rFonts w:ascii="Times New Roman" w:hAnsi="Times New Roman" w:cs="Times New Roman"/>
                <w:b/>
                <w:sz w:val="26"/>
              </w:rPr>
              <w:t>Mục đích</w:t>
            </w:r>
          </w:p>
        </w:tc>
        <w:tc>
          <w:tcPr>
            <w:tcW w:w="2055" w:type="dxa"/>
            <w:shd w:val="clear" w:color="auto" w:fill="auto"/>
            <w:tcMar>
              <w:top w:w="100" w:type="dxa"/>
              <w:left w:w="100" w:type="dxa"/>
              <w:bottom w:w="100" w:type="dxa"/>
              <w:right w:w="100" w:type="dxa"/>
            </w:tcMar>
          </w:tcPr>
          <w:p w14:paraId="791AAFAB" w14:textId="77777777" w:rsidR="00AE7885" w:rsidRPr="00E9315E" w:rsidRDefault="008B0432" w:rsidP="00E9315E">
            <w:pPr>
              <w:widowControl w:val="0"/>
              <w:pBdr>
                <w:top w:val="nil"/>
                <w:left w:val="nil"/>
                <w:bottom w:val="nil"/>
                <w:right w:val="nil"/>
                <w:between w:val="nil"/>
              </w:pBdr>
              <w:spacing w:line="360" w:lineRule="auto"/>
              <w:jc w:val="center"/>
              <w:rPr>
                <w:rFonts w:ascii="Times New Roman" w:hAnsi="Times New Roman" w:cs="Times New Roman"/>
                <w:b/>
                <w:sz w:val="26"/>
              </w:rPr>
            </w:pPr>
            <w:r w:rsidRPr="00E9315E">
              <w:rPr>
                <w:rFonts w:ascii="Times New Roman" w:hAnsi="Times New Roman" w:cs="Times New Roman"/>
                <w:b/>
                <w:sz w:val="26"/>
              </w:rPr>
              <w:t>Công cụ</w:t>
            </w:r>
          </w:p>
        </w:tc>
        <w:tc>
          <w:tcPr>
            <w:tcW w:w="4815" w:type="dxa"/>
            <w:shd w:val="clear" w:color="auto" w:fill="auto"/>
            <w:tcMar>
              <w:top w:w="100" w:type="dxa"/>
              <w:left w:w="100" w:type="dxa"/>
              <w:bottom w:w="100" w:type="dxa"/>
              <w:right w:w="100" w:type="dxa"/>
            </w:tcMar>
          </w:tcPr>
          <w:p w14:paraId="0FD23340" w14:textId="77777777" w:rsidR="00AE7885" w:rsidRPr="00E9315E" w:rsidRDefault="008B0432" w:rsidP="00E9315E">
            <w:pPr>
              <w:widowControl w:val="0"/>
              <w:pBdr>
                <w:top w:val="nil"/>
                <w:left w:val="nil"/>
                <w:bottom w:val="nil"/>
                <w:right w:val="nil"/>
                <w:between w:val="nil"/>
              </w:pBdr>
              <w:spacing w:line="360" w:lineRule="auto"/>
              <w:jc w:val="center"/>
              <w:rPr>
                <w:rFonts w:ascii="Times New Roman" w:hAnsi="Times New Roman" w:cs="Times New Roman"/>
                <w:b/>
                <w:sz w:val="26"/>
              </w:rPr>
            </w:pPr>
            <w:r w:rsidRPr="00E9315E">
              <w:rPr>
                <w:rFonts w:ascii="Times New Roman" w:hAnsi="Times New Roman" w:cs="Times New Roman"/>
                <w:b/>
                <w:sz w:val="26"/>
              </w:rPr>
              <w:t>Địa chỉ URL</w:t>
            </w:r>
          </w:p>
        </w:tc>
      </w:tr>
      <w:tr w:rsidR="00AE7885" w:rsidRPr="00E9315E" w14:paraId="1AEEB88D" w14:textId="77777777">
        <w:tc>
          <w:tcPr>
            <w:tcW w:w="2130" w:type="dxa"/>
            <w:tcBorders>
              <w:top w:val="single" w:sz="7" w:space="0" w:color="000000"/>
              <w:bottom w:val="single" w:sz="7" w:space="0" w:color="000000"/>
            </w:tcBorders>
            <w:tcMar>
              <w:top w:w="0" w:type="dxa"/>
              <w:bottom w:w="0" w:type="dxa"/>
            </w:tcMar>
          </w:tcPr>
          <w:p w14:paraId="6D6F75E4" w14:textId="77777777" w:rsidR="00AE7885" w:rsidRPr="00E9315E" w:rsidRDefault="008B0432" w:rsidP="00E9315E">
            <w:pPr>
              <w:spacing w:before="240" w:after="240" w:line="360" w:lineRule="auto"/>
              <w:rPr>
                <w:rFonts w:ascii="Times New Roman" w:hAnsi="Times New Roman" w:cs="Times New Roman"/>
                <w:sz w:val="26"/>
              </w:rPr>
            </w:pPr>
            <w:r w:rsidRPr="00E9315E">
              <w:rPr>
                <w:rFonts w:ascii="Times New Roman" w:hAnsi="Times New Roman" w:cs="Times New Roman"/>
                <w:sz w:val="26"/>
              </w:rPr>
              <w:t>IDE lập trình</w:t>
            </w:r>
          </w:p>
        </w:tc>
        <w:tc>
          <w:tcPr>
            <w:tcW w:w="2055" w:type="dxa"/>
            <w:tcBorders>
              <w:top w:val="single" w:sz="7" w:space="0" w:color="000000"/>
              <w:bottom w:val="single" w:sz="7" w:space="0" w:color="000000"/>
            </w:tcBorders>
            <w:tcMar>
              <w:top w:w="0" w:type="dxa"/>
              <w:bottom w:w="0" w:type="dxa"/>
            </w:tcMar>
          </w:tcPr>
          <w:p w14:paraId="680A97CC" w14:textId="77777777" w:rsidR="00AE7885" w:rsidRPr="00E9315E" w:rsidRDefault="008B0432" w:rsidP="00E9315E">
            <w:pPr>
              <w:spacing w:before="240" w:after="240" w:line="360" w:lineRule="auto"/>
              <w:rPr>
                <w:rFonts w:ascii="Times New Roman" w:hAnsi="Times New Roman" w:cs="Times New Roman"/>
                <w:sz w:val="26"/>
              </w:rPr>
            </w:pPr>
            <w:r w:rsidRPr="00E9315E">
              <w:rPr>
                <w:rFonts w:ascii="Times New Roman" w:hAnsi="Times New Roman" w:cs="Times New Roman"/>
                <w:sz w:val="26"/>
              </w:rPr>
              <w:t>Visual Studio Code</w:t>
            </w:r>
          </w:p>
        </w:tc>
        <w:tc>
          <w:tcPr>
            <w:tcW w:w="4815" w:type="dxa"/>
            <w:tcBorders>
              <w:top w:val="single" w:sz="7" w:space="0" w:color="000000"/>
              <w:bottom w:val="single" w:sz="7" w:space="0" w:color="000000"/>
            </w:tcBorders>
            <w:tcMar>
              <w:top w:w="0" w:type="dxa"/>
              <w:bottom w:w="0" w:type="dxa"/>
            </w:tcMar>
          </w:tcPr>
          <w:p w14:paraId="796E6391" w14:textId="77777777" w:rsidR="00AE7885" w:rsidRPr="00E9315E" w:rsidRDefault="00625E40" w:rsidP="00E9315E">
            <w:pPr>
              <w:spacing w:before="240" w:after="240" w:line="360" w:lineRule="auto"/>
              <w:ind w:left="100"/>
              <w:rPr>
                <w:rFonts w:ascii="Times New Roman" w:hAnsi="Times New Roman" w:cs="Times New Roman"/>
                <w:sz w:val="26"/>
              </w:rPr>
            </w:pPr>
            <w:hyperlink r:id="rId33">
              <w:r w:rsidR="008B0432" w:rsidRPr="00E9315E">
                <w:rPr>
                  <w:rFonts w:ascii="Times New Roman" w:hAnsi="Times New Roman" w:cs="Times New Roman"/>
                  <w:sz w:val="26"/>
                  <w:u w:val="single"/>
                </w:rPr>
                <w:t>https://code.visualstudio.com/</w:t>
              </w:r>
            </w:hyperlink>
          </w:p>
        </w:tc>
      </w:tr>
      <w:tr w:rsidR="00AE7885" w:rsidRPr="00E9315E" w14:paraId="394FEE3B" w14:textId="77777777">
        <w:tc>
          <w:tcPr>
            <w:tcW w:w="2130" w:type="dxa"/>
            <w:shd w:val="clear" w:color="auto" w:fill="auto"/>
            <w:tcMar>
              <w:top w:w="100" w:type="dxa"/>
              <w:left w:w="100" w:type="dxa"/>
              <w:bottom w:w="100" w:type="dxa"/>
              <w:right w:w="100" w:type="dxa"/>
            </w:tcMar>
          </w:tcPr>
          <w:p w14:paraId="532AAAE6" w14:textId="77777777" w:rsidR="00AE7885" w:rsidRPr="00E9315E" w:rsidRDefault="008B0432" w:rsidP="00E9315E">
            <w:pPr>
              <w:widowControl w:val="0"/>
              <w:pBdr>
                <w:top w:val="nil"/>
                <w:left w:val="nil"/>
                <w:bottom w:val="nil"/>
                <w:right w:val="nil"/>
                <w:between w:val="nil"/>
              </w:pBdr>
              <w:spacing w:line="360" w:lineRule="auto"/>
              <w:rPr>
                <w:rFonts w:ascii="Times New Roman" w:hAnsi="Times New Roman" w:cs="Times New Roman"/>
                <w:sz w:val="26"/>
              </w:rPr>
            </w:pPr>
            <w:r w:rsidRPr="00E9315E">
              <w:rPr>
                <w:rFonts w:ascii="Times New Roman" w:hAnsi="Times New Roman" w:cs="Times New Roman"/>
                <w:sz w:val="26"/>
              </w:rPr>
              <w:lastRenderedPageBreak/>
              <w:t>Chạy localhost</w:t>
            </w:r>
          </w:p>
        </w:tc>
        <w:tc>
          <w:tcPr>
            <w:tcW w:w="2055" w:type="dxa"/>
            <w:shd w:val="clear" w:color="auto" w:fill="auto"/>
            <w:tcMar>
              <w:top w:w="100" w:type="dxa"/>
              <w:left w:w="100" w:type="dxa"/>
              <w:bottom w:w="100" w:type="dxa"/>
              <w:right w:w="100" w:type="dxa"/>
            </w:tcMar>
          </w:tcPr>
          <w:p w14:paraId="26EB23CE" w14:textId="77777777" w:rsidR="00AE7885" w:rsidRPr="00E9315E" w:rsidRDefault="008B0432" w:rsidP="00E9315E">
            <w:pPr>
              <w:widowControl w:val="0"/>
              <w:pBdr>
                <w:top w:val="nil"/>
                <w:left w:val="nil"/>
                <w:bottom w:val="nil"/>
                <w:right w:val="nil"/>
                <w:between w:val="nil"/>
              </w:pBdr>
              <w:spacing w:line="360" w:lineRule="auto"/>
              <w:rPr>
                <w:rFonts w:ascii="Times New Roman" w:hAnsi="Times New Roman" w:cs="Times New Roman"/>
                <w:sz w:val="26"/>
              </w:rPr>
            </w:pPr>
            <w:r w:rsidRPr="00E9315E">
              <w:rPr>
                <w:rFonts w:ascii="Times New Roman" w:hAnsi="Times New Roman" w:cs="Times New Roman"/>
                <w:sz w:val="26"/>
              </w:rPr>
              <w:t>Xampp</w:t>
            </w:r>
          </w:p>
        </w:tc>
        <w:tc>
          <w:tcPr>
            <w:tcW w:w="4815" w:type="dxa"/>
            <w:shd w:val="clear" w:color="auto" w:fill="auto"/>
            <w:tcMar>
              <w:top w:w="100" w:type="dxa"/>
              <w:left w:w="100" w:type="dxa"/>
              <w:bottom w:w="100" w:type="dxa"/>
              <w:right w:w="100" w:type="dxa"/>
            </w:tcMar>
          </w:tcPr>
          <w:p w14:paraId="25C95F0B" w14:textId="77777777" w:rsidR="00AE7885" w:rsidRPr="00E9315E" w:rsidRDefault="00625E40" w:rsidP="00E9315E">
            <w:pPr>
              <w:spacing w:before="240" w:after="240" w:line="360" w:lineRule="auto"/>
              <w:ind w:left="100"/>
              <w:rPr>
                <w:rFonts w:ascii="Times New Roman" w:hAnsi="Times New Roman" w:cs="Times New Roman"/>
                <w:sz w:val="26"/>
              </w:rPr>
            </w:pPr>
            <w:hyperlink r:id="rId34">
              <w:r w:rsidR="008B0432" w:rsidRPr="00E9315E">
                <w:rPr>
                  <w:rFonts w:ascii="Times New Roman" w:hAnsi="Times New Roman" w:cs="Times New Roman"/>
                  <w:sz w:val="26"/>
                  <w:u w:val="single"/>
                </w:rPr>
                <w:t>https://www.apachefriends.org/download.html</w:t>
              </w:r>
            </w:hyperlink>
          </w:p>
        </w:tc>
      </w:tr>
      <w:tr w:rsidR="00AE7885" w:rsidRPr="00E9315E" w14:paraId="52C35EEF" w14:textId="77777777">
        <w:tc>
          <w:tcPr>
            <w:tcW w:w="2130" w:type="dxa"/>
            <w:shd w:val="clear" w:color="auto" w:fill="auto"/>
            <w:tcMar>
              <w:top w:w="100" w:type="dxa"/>
              <w:left w:w="100" w:type="dxa"/>
              <w:bottom w:w="100" w:type="dxa"/>
              <w:right w:w="100" w:type="dxa"/>
            </w:tcMar>
          </w:tcPr>
          <w:p w14:paraId="4A7320FA" w14:textId="77777777" w:rsidR="00AE7885" w:rsidRPr="00E9315E" w:rsidRDefault="008B0432" w:rsidP="00E9315E">
            <w:pPr>
              <w:spacing w:before="240" w:after="240" w:line="360" w:lineRule="auto"/>
              <w:ind w:left="100"/>
              <w:rPr>
                <w:rFonts w:ascii="Times New Roman" w:hAnsi="Times New Roman" w:cs="Times New Roman"/>
                <w:sz w:val="26"/>
              </w:rPr>
            </w:pPr>
            <w:r w:rsidRPr="00E9315E">
              <w:rPr>
                <w:rFonts w:ascii="Times New Roman" w:hAnsi="Times New Roman" w:cs="Times New Roman"/>
                <w:sz w:val="26"/>
              </w:rPr>
              <w:t>FrameWork Laravel 10.x</w:t>
            </w:r>
          </w:p>
        </w:tc>
        <w:tc>
          <w:tcPr>
            <w:tcW w:w="2055" w:type="dxa"/>
            <w:shd w:val="clear" w:color="auto" w:fill="auto"/>
            <w:tcMar>
              <w:top w:w="100" w:type="dxa"/>
              <w:left w:w="100" w:type="dxa"/>
              <w:bottom w:w="100" w:type="dxa"/>
              <w:right w:w="100" w:type="dxa"/>
            </w:tcMar>
          </w:tcPr>
          <w:p w14:paraId="3DC504F7" w14:textId="77777777" w:rsidR="00AE7885" w:rsidRPr="00E9315E" w:rsidRDefault="008B0432" w:rsidP="00E9315E">
            <w:pPr>
              <w:spacing w:before="240" w:after="240" w:line="360" w:lineRule="auto"/>
              <w:rPr>
                <w:rFonts w:ascii="Times New Roman" w:hAnsi="Times New Roman" w:cs="Times New Roman"/>
                <w:sz w:val="26"/>
              </w:rPr>
            </w:pPr>
            <w:r w:rsidRPr="00E9315E">
              <w:rPr>
                <w:rFonts w:ascii="Times New Roman" w:hAnsi="Times New Roman" w:cs="Times New Roman"/>
                <w:sz w:val="26"/>
              </w:rPr>
              <w:t>Composer</w:t>
            </w:r>
          </w:p>
        </w:tc>
        <w:tc>
          <w:tcPr>
            <w:tcW w:w="4815" w:type="dxa"/>
            <w:shd w:val="clear" w:color="auto" w:fill="auto"/>
            <w:tcMar>
              <w:top w:w="100" w:type="dxa"/>
              <w:left w:w="100" w:type="dxa"/>
              <w:bottom w:w="100" w:type="dxa"/>
              <w:right w:w="100" w:type="dxa"/>
            </w:tcMar>
          </w:tcPr>
          <w:p w14:paraId="4A5C5205" w14:textId="77777777" w:rsidR="00AE7885" w:rsidRPr="00E9315E" w:rsidRDefault="00625E40" w:rsidP="00E9315E">
            <w:pPr>
              <w:spacing w:before="240" w:after="240" w:line="360" w:lineRule="auto"/>
              <w:ind w:left="100"/>
              <w:rPr>
                <w:rFonts w:ascii="Times New Roman" w:hAnsi="Times New Roman" w:cs="Times New Roman"/>
                <w:sz w:val="26"/>
              </w:rPr>
            </w:pPr>
            <w:hyperlink r:id="rId35">
              <w:r w:rsidR="008B0432" w:rsidRPr="00E9315E">
                <w:rPr>
                  <w:rFonts w:ascii="Times New Roman" w:hAnsi="Times New Roman" w:cs="Times New Roman"/>
                  <w:sz w:val="26"/>
                  <w:u w:val="single"/>
                </w:rPr>
                <w:t>https://laravel.com/docs/10.x/installation</w:t>
              </w:r>
            </w:hyperlink>
          </w:p>
        </w:tc>
      </w:tr>
      <w:tr w:rsidR="00AE7885" w:rsidRPr="00E9315E" w14:paraId="365C429C" w14:textId="77777777">
        <w:tc>
          <w:tcPr>
            <w:tcW w:w="2130" w:type="dxa"/>
            <w:shd w:val="clear" w:color="auto" w:fill="auto"/>
            <w:tcMar>
              <w:top w:w="100" w:type="dxa"/>
              <w:left w:w="100" w:type="dxa"/>
              <w:bottom w:w="100" w:type="dxa"/>
              <w:right w:w="100" w:type="dxa"/>
            </w:tcMar>
          </w:tcPr>
          <w:p w14:paraId="2C1DDDDA" w14:textId="77777777" w:rsidR="00AE7885" w:rsidRPr="00E9315E" w:rsidRDefault="008B0432" w:rsidP="00E9315E">
            <w:pPr>
              <w:spacing w:before="240" w:after="240" w:line="360" w:lineRule="auto"/>
              <w:ind w:left="100"/>
              <w:rPr>
                <w:rFonts w:ascii="Times New Roman" w:hAnsi="Times New Roman" w:cs="Times New Roman"/>
                <w:sz w:val="26"/>
              </w:rPr>
            </w:pPr>
            <w:r w:rsidRPr="00E9315E">
              <w:rPr>
                <w:rFonts w:ascii="Times New Roman" w:hAnsi="Times New Roman" w:cs="Times New Roman"/>
                <w:sz w:val="26"/>
              </w:rPr>
              <w:t>Lưu trữ code</w:t>
            </w:r>
          </w:p>
        </w:tc>
        <w:tc>
          <w:tcPr>
            <w:tcW w:w="2055" w:type="dxa"/>
            <w:shd w:val="clear" w:color="auto" w:fill="auto"/>
            <w:tcMar>
              <w:top w:w="100" w:type="dxa"/>
              <w:left w:w="100" w:type="dxa"/>
              <w:bottom w:w="100" w:type="dxa"/>
              <w:right w:w="100" w:type="dxa"/>
            </w:tcMar>
          </w:tcPr>
          <w:p w14:paraId="10D4C4AC" w14:textId="77777777" w:rsidR="00AE7885" w:rsidRPr="00E9315E" w:rsidRDefault="008B0432" w:rsidP="00E9315E">
            <w:pPr>
              <w:spacing w:before="240" w:after="240" w:line="360" w:lineRule="auto"/>
              <w:rPr>
                <w:rFonts w:ascii="Times New Roman" w:hAnsi="Times New Roman" w:cs="Times New Roman"/>
                <w:sz w:val="26"/>
              </w:rPr>
            </w:pPr>
            <w:r w:rsidRPr="00E9315E">
              <w:rPr>
                <w:rFonts w:ascii="Times New Roman" w:hAnsi="Times New Roman" w:cs="Times New Roman"/>
                <w:sz w:val="26"/>
              </w:rPr>
              <w:t>Github</w:t>
            </w:r>
          </w:p>
        </w:tc>
        <w:tc>
          <w:tcPr>
            <w:tcW w:w="4815" w:type="dxa"/>
            <w:shd w:val="clear" w:color="auto" w:fill="auto"/>
            <w:tcMar>
              <w:top w:w="100" w:type="dxa"/>
              <w:left w:w="100" w:type="dxa"/>
              <w:bottom w:w="100" w:type="dxa"/>
              <w:right w:w="100" w:type="dxa"/>
            </w:tcMar>
          </w:tcPr>
          <w:p w14:paraId="4D89B11B" w14:textId="77777777" w:rsidR="00AE7885" w:rsidRPr="00E9315E" w:rsidRDefault="00625E40" w:rsidP="00E9315E">
            <w:pPr>
              <w:spacing w:before="240" w:after="240" w:line="360" w:lineRule="auto"/>
              <w:ind w:left="100"/>
              <w:rPr>
                <w:rFonts w:ascii="Times New Roman" w:hAnsi="Times New Roman" w:cs="Times New Roman"/>
                <w:sz w:val="26"/>
              </w:rPr>
            </w:pPr>
            <w:hyperlink r:id="rId36">
              <w:r w:rsidR="008B0432" w:rsidRPr="00E9315E">
                <w:rPr>
                  <w:rFonts w:ascii="Times New Roman" w:hAnsi="Times New Roman" w:cs="Times New Roman"/>
                  <w:sz w:val="26"/>
                  <w:u w:val="single"/>
                </w:rPr>
                <w:t>https://github.com/</w:t>
              </w:r>
            </w:hyperlink>
          </w:p>
        </w:tc>
      </w:tr>
      <w:tr w:rsidR="00AE7885" w:rsidRPr="00E9315E" w14:paraId="558DA3D1" w14:textId="77777777">
        <w:tc>
          <w:tcPr>
            <w:tcW w:w="2130" w:type="dxa"/>
            <w:shd w:val="clear" w:color="auto" w:fill="auto"/>
            <w:tcMar>
              <w:top w:w="100" w:type="dxa"/>
              <w:left w:w="100" w:type="dxa"/>
              <w:bottom w:w="100" w:type="dxa"/>
              <w:right w:w="100" w:type="dxa"/>
            </w:tcMar>
          </w:tcPr>
          <w:p w14:paraId="0C74206F" w14:textId="77777777" w:rsidR="00AE7885" w:rsidRPr="00E9315E" w:rsidRDefault="008B0432" w:rsidP="00E9315E">
            <w:pPr>
              <w:spacing w:before="240" w:after="240" w:line="360" w:lineRule="auto"/>
              <w:ind w:left="100"/>
              <w:rPr>
                <w:rFonts w:ascii="Times New Roman" w:hAnsi="Times New Roman" w:cs="Times New Roman"/>
                <w:sz w:val="26"/>
              </w:rPr>
            </w:pPr>
            <w:r w:rsidRPr="00E9315E">
              <w:rPr>
                <w:rFonts w:ascii="Times New Roman" w:hAnsi="Times New Roman" w:cs="Times New Roman"/>
                <w:sz w:val="26"/>
              </w:rPr>
              <w:t>Thiết kế giao diện</w:t>
            </w:r>
          </w:p>
        </w:tc>
        <w:tc>
          <w:tcPr>
            <w:tcW w:w="2055" w:type="dxa"/>
            <w:shd w:val="clear" w:color="auto" w:fill="auto"/>
            <w:tcMar>
              <w:top w:w="100" w:type="dxa"/>
              <w:left w:w="100" w:type="dxa"/>
              <w:bottom w:w="100" w:type="dxa"/>
              <w:right w:w="100" w:type="dxa"/>
            </w:tcMar>
          </w:tcPr>
          <w:p w14:paraId="5E0CF9EB" w14:textId="77777777" w:rsidR="00AE7885" w:rsidRPr="00E9315E" w:rsidRDefault="008B0432" w:rsidP="00E9315E">
            <w:pPr>
              <w:spacing w:before="240" w:after="240" w:line="360" w:lineRule="auto"/>
              <w:rPr>
                <w:rFonts w:ascii="Times New Roman" w:hAnsi="Times New Roman" w:cs="Times New Roman"/>
                <w:sz w:val="26"/>
              </w:rPr>
            </w:pPr>
            <w:r w:rsidRPr="00E9315E">
              <w:rPr>
                <w:rFonts w:ascii="Times New Roman" w:hAnsi="Times New Roman" w:cs="Times New Roman"/>
                <w:sz w:val="26"/>
              </w:rPr>
              <w:t>Figma</w:t>
            </w:r>
          </w:p>
        </w:tc>
        <w:tc>
          <w:tcPr>
            <w:tcW w:w="4815" w:type="dxa"/>
            <w:shd w:val="clear" w:color="auto" w:fill="auto"/>
            <w:tcMar>
              <w:top w:w="100" w:type="dxa"/>
              <w:left w:w="100" w:type="dxa"/>
              <w:bottom w:w="100" w:type="dxa"/>
              <w:right w:w="100" w:type="dxa"/>
            </w:tcMar>
          </w:tcPr>
          <w:p w14:paraId="32DCA408" w14:textId="77777777" w:rsidR="00AE7885" w:rsidRPr="00E9315E" w:rsidRDefault="00625E40" w:rsidP="00E9315E">
            <w:pPr>
              <w:spacing w:before="240" w:after="240" w:line="360" w:lineRule="auto"/>
              <w:ind w:left="100"/>
              <w:rPr>
                <w:rFonts w:ascii="Times New Roman" w:hAnsi="Times New Roman" w:cs="Times New Roman"/>
                <w:sz w:val="26"/>
              </w:rPr>
            </w:pPr>
            <w:hyperlink r:id="rId37">
              <w:r w:rsidR="008B0432" w:rsidRPr="00E9315E">
                <w:rPr>
                  <w:rFonts w:ascii="Times New Roman" w:hAnsi="Times New Roman" w:cs="Times New Roman"/>
                  <w:sz w:val="26"/>
                  <w:u w:val="single"/>
                </w:rPr>
                <w:t>https://www.figma.com/</w:t>
              </w:r>
            </w:hyperlink>
          </w:p>
        </w:tc>
      </w:tr>
      <w:tr w:rsidR="00AE7885" w:rsidRPr="00E9315E" w14:paraId="63C3E1C2" w14:textId="77777777">
        <w:tc>
          <w:tcPr>
            <w:tcW w:w="2130" w:type="dxa"/>
            <w:shd w:val="clear" w:color="auto" w:fill="auto"/>
            <w:tcMar>
              <w:top w:w="100" w:type="dxa"/>
              <w:left w:w="100" w:type="dxa"/>
              <w:bottom w:w="100" w:type="dxa"/>
              <w:right w:w="100" w:type="dxa"/>
            </w:tcMar>
          </w:tcPr>
          <w:p w14:paraId="35D26BC2" w14:textId="77777777" w:rsidR="00AE7885" w:rsidRPr="00E9315E" w:rsidRDefault="008B0432" w:rsidP="00E9315E">
            <w:pPr>
              <w:spacing w:before="240" w:after="240" w:line="360" w:lineRule="auto"/>
              <w:ind w:left="100"/>
              <w:rPr>
                <w:rFonts w:ascii="Times New Roman" w:hAnsi="Times New Roman" w:cs="Times New Roman"/>
                <w:sz w:val="26"/>
              </w:rPr>
            </w:pPr>
            <w:r w:rsidRPr="00E9315E">
              <w:rPr>
                <w:rFonts w:ascii="Times New Roman" w:hAnsi="Times New Roman" w:cs="Times New Roman"/>
                <w:sz w:val="26"/>
              </w:rPr>
              <w:t>Thiết kế use case</w:t>
            </w:r>
          </w:p>
        </w:tc>
        <w:tc>
          <w:tcPr>
            <w:tcW w:w="2055" w:type="dxa"/>
            <w:shd w:val="clear" w:color="auto" w:fill="auto"/>
            <w:tcMar>
              <w:top w:w="100" w:type="dxa"/>
              <w:left w:w="100" w:type="dxa"/>
              <w:bottom w:w="100" w:type="dxa"/>
              <w:right w:w="100" w:type="dxa"/>
            </w:tcMar>
          </w:tcPr>
          <w:p w14:paraId="647CBB5B" w14:textId="77777777" w:rsidR="00AE7885" w:rsidRPr="00E9315E" w:rsidRDefault="008B0432" w:rsidP="00E9315E">
            <w:pPr>
              <w:spacing w:before="240" w:after="240" w:line="360" w:lineRule="auto"/>
              <w:rPr>
                <w:rFonts w:ascii="Times New Roman" w:hAnsi="Times New Roman" w:cs="Times New Roman"/>
                <w:sz w:val="26"/>
              </w:rPr>
            </w:pPr>
            <w:r w:rsidRPr="00E9315E">
              <w:rPr>
                <w:rFonts w:ascii="Times New Roman" w:hAnsi="Times New Roman" w:cs="Times New Roman"/>
                <w:sz w:val="26"/>
              </w:rPr>
              <w:t>Diagram</w:t>
            </w:r>
          </w:p>
        </w:tc>
        <w:tc>
          <w:tcPr>
            <w:tcW w:w="4815" w:type="dxa"/>
            <w:shd w:val="clear" w:color="auto" w:fill="auto"/>
            <w:tcMar>
              <w:top w:w="100" w:type="dxa"/>
              <w:left w:w="100" w:type="dxa"/>
              <w:bottom w:w="100" w:type="dxa"/>
              <w:right w:w="100" w:type="dxa"/>
            </w:tcMar>
          </w:tcPr>
          <w:p w14:paraId="202C6FA5" w14:textId="77777777" w:rsidR="00AE7885" w:rsidRPr="00E9315E" w:rsidRDefault="00625E40" w:rsidP="00E9315E">
            <w:pPr>
              <w:spacing w:before="240" w:after="240" w:line="360" w:lineRule="auto"/>
              <w:ind w:left="100"/>
              <w:rPr>
                <w:rFonts w:ascii="Times New Roman" w:hAnsi="Times New Roman" w:cs="Times New Roman"/>
                <w:sz w:val="26"/>
              </w:rPr>
            </w:pPr>
            <w:hyperlink r:id="rId38">
              <w:r w:rsidR="008B0432" w:rsidRPr="00E9315E">
                <w:rPr>
                  <w:rFonts w:ascii="Times New Roman" w:hAnsi="Times New Roman" w:cs="Times New Roman"/>
                  <w:sz w:val="26"/>
                  <w:u w:val="single"/>
                </w:rPr>
                <w:t>https://app.diagrams.net/</w:t>
              </w:r>
            </w:hyperlink>
          </w:p>
        </w:tc>
      </w:tr>
    </w:tbl>
    <w:p w14:paraId="6CB8C0FE" w14:textId="77777777" w:rsidR="00AE7885" w:rsidRPr="00E9315E" w:rsidRDefault="00AE7885" w:rsidP="00E9315E">
      <w:pPr>
        <w:spacing w:line="360" w:lineRule="auto"/>
        <w:rPr>
          <w:rFonts w:ascii="Times New Roman" w:hAnsi="Times New Roman" w:cs="Times New Roman"/>
          <w:sz w:val="26"/>
        </w:rPr>
      </w:pPr>
    </w:p>
    <w:p w14:paraId="06D0B13C" w14:textId="77777777" w:rsidR="00AE7885" w:rsidRPr="00E9315E" w:rsidRDefault="00AE7885" w:rsidP="00E9315E">
      <w:pPr>
        <w:spacing w:line="360" w:lineRule="auto"/>
        <w:rPr>
          <w:rFonts w:ascii="Times New Roman" w:hAnsi="Times New Roman" w:cs="Times New Roman"/>
          <w:sz w:val="26"/>
        </w:rPr>
      </w:pPr>
    </w:p>
    <w:p w14:paraId="0F2C0013" w14:textId="77777777" w:rsidR="00AE7885" w:rsidRPr="00E9315E" w:rsidRDefault="008B0432" w:rsidP="00E9315E">
      <w:pPr>
        <w:pStyle w:val="Heading3"/>
        <w:spacing w:line="360" w:lineRule="auto"/>
        <w:rPr>
          <w:rFonts w:ascii="Times New Roman" w:hAnsi="Times New Roman" w:cs="Times New Roman"/>
          <w:b/>
          <w:color w:val="auto"/>
          <w:sz w:val="26"/>
        </w:rPr>
      </w:pPr>
      <w:bookmarkStart w:id="114" w:name="_rmirff1xqawu" w:colFirst="0" w:colLast="0"/>
      <w:bookmarkStart w:id="115" w:name="_Toc150318095"/>
      <w:bookmarkEnd w:id="114"/>
      <w:r w:rsidRPr="00E9315E">
        <w:rPr>
          <w:rFonts w:ascii="Times New Roman" w:hAnsi="Times New Roman" w:cs="Times New Roman"/>
          <w:b/>
          <w:color w:val="auto"/>
          <w:sz w:val="26"/>
        </w:rPr>
        <w:t>4.3.2 Kết quả đạt được</w:t>
      </w:r>
      <w:bookmarkEnd w:id="115"/>
    </w:p>
    <w:p w14:paraId="24ECCD36" w14:textId="14710144" w:rsidR="00AE7885" w:rsidRPr="00E9315E" w:rsidRDefault="008B0432" w:rsidP="00E9315E">
      <w:pPr>
        <w:spacing w:before="240" w:after="240" w:line="360" w:lineRule="auto"/>
        <w:rPr>
          <w:rFonts w:ascii="Times New Roman" w:hAnsi="Times New Roman" w:cs="Times New Roman"/>
          <w:b/>
          <w:sz w:val="26"/>
        </w:rPr>
      </w:pPr>
      <w:r w:rsidRPr="00E9315E">
        <w:rPr>
          <w:rFonts w:ascii="Times New Roman" w:hAnsi="Times New Roman" w:cs="Times New Roman"/>
          <w:b/>
          <w:sz w:val="26"/>
        </w:rPr>
        <w:t>Ưu điểm:</w:t>
      </w:r>
    </w:p>
    <w:p w14:paraId="4E4A58EE" w14:textId="621F545D" w:rsidR="004211D8" w:rsidRPr="00E9315E" w:rsidRDefault="00625E40" w:rsidP="00E9315E">
      <w:pPr>
        <w:pStyle w:val="ListParagraph"/>
        <w:numPr>
          <w:ilvl w:val="0"/>
          <w:numId w:val="41"/>
        </w:numPr>
        <w:spacing w:before="240" w:after="240" w:line="360" w:lineRule="auto"/>
        <w:rPr>
          <w:rFonts w:ascii="Times New Roman" w:hAnsi="Times New Roman" w:cs="Times New Roman"/>
          <w:b/>
          <w:sz w:val="26"/>
        </w:rPr>
      </w:pPr>
      <w:r>
        <w:rPr>
          <w:rFonts w:ascii="Times New Roman" w:hAnsi="Times New Roman" w:cs="Times New Roman"/>
          <w:b/>
          <w:sz w:val="26"/>
          <w:lang w:val="en-US"/>
        </w:rPr>
        <w:t xml:space="preserve">Có thể dễ dàng giúp </w:t>
      </w:r>
      <w:r w:rsidR="00F20DC6">
        <w:rPr>
          <w:rFonts w:ascii="Times New Roman" w:hAnsi="Times New Roman" w:cs="Times New Roman"/>
          <w:b/>
          <w:sz w:val="26"/>
          <w:lang w:val="en-US"/>
        </w:rPr>
        <w:t xml:space="preserve">sinh viên và giảng viên thuận lợi trong việc đăng kí đồ án </w:t>
      </w:r>
    </w:p>
    <w:p w14:paraId="2B8967D6" w14:textId="77777777" w:rsidR="00AE7885" w:rsidRPr="00E9315E" w:rsidRDefault="008B0432" w:rsidP="00E9315E">
      <w:pPr>
        <w:spacing w:before="240" w:after="240" w:line="360" w:lineRule="auto"/>
        <w:rPr>
          <w:rFonts w:ascii="Times New Roman" w:hAnsi="Times New Roman" w:cs="Times New Roman"/>
          <w:b/>
          <w:sz w:val="26"/>
        </w:rPr>
      </w:pPr>
      <w:r w:rsidRPr="00E9315E">
        <w:rPr>
          <w:rFonts w:ascii="Times New Roman" w:hAnsi="Times New Roman" w:cs="Times New Roman"/>
          <w:b/>
          <w:sz w:val="26"/>
        </w:rPr>
        <w:t>Hạn chế:</w:t>
      </w:r>
    </w:p>
    <w:p w14:paraId="516140B4" w14:textId="147C1496" w:rsidR="00AE7885" w:rsidRPr="00E9315E" w:rsidRDefault="00625E40" w:rsidP="00E9315E">
      <w:pPr>
        <w:pStyle w:val="ListParagraph"/>
        <w:numPr>
          <w:ilvl w:val="0"/>
          <w:numId w:val="41"/>
        </w:numPr>
        <w:spacing w:before="240" w:after="240" w:line="360" w:lineRule="auto"/>
        <w:rPr>
          <w:rFonts w:ascii="Times New Roman" w:hAnsi="Times New Roman" w:cs="Times New Roman"/>
          <w:b/>
          <w:sz w:val="26"/>
          <w:szCs w:val="26"/>
        </w:rPr>
      </w:pPr>
      <w:r>
        <w:rPr>
          <w:rFonts w:ascii="Times New Roman" w:hAnsi="Times New Roman" w:cs="Times New Roman"/>
          <w:b/>
          <w:sz w:val="26"/>
          <w:szCs w:val="26"/>
          <w:lang w:val="en-US"/>
        </w:rPr>
        <w:t>Còn nhiều chức năng nhỏ cần phát triển thêm để đáp ứng được nhu cầu của người sử dụng</w:t>
      </w:r>
    </w:p>
    <w:p w14:paraId="47F086AA" w14:textId="716B0005" w:rsidR="00F20DC6" w:rsidRDefault="00F20DC6" w:rsidP="00F20DC6">
      <w:bookmarkStart w:id="116" w:name="_2zw18dww7q22" w:colFirst="0" w:colLast="0"/>
      <w:bookmarkStart w:id="117" w:name="_GoBack"/>
      <w:bookmarkEnd w:id="116"/>
      <w:bookmarkEnd w:id="117"/>
    </w:p>
    <w:p w14:paraId="30ECBEF9" w14:textId="77777777" w:rsidR="00F20DC6" w:rsidRPr="00F20DC6" w:rsidRDefault="00F20DC6" w:rsidP="00F20DC6"/>
    <w:p w14:paraId="214B0456" w14:textId="77777777" w:rsidR="002D5B37" w:rsidRPr="00E9315E" w:rsidRDefault="002D5B37" w:rsidP="00E9315E">
      <w:pPr>
        <w:spacing w:line="360" w:lineRule="auto"/>
        <w:rPr>
          <w:rFonts w:ascii="Times New Roman" w:hAnsi="Times New Roman" w:cs="Times New Roman"/>
          <w:sz w:val="26"/>
        </w:rPr>
      </w:pPr>
    </w:p>
    <w:p w14:paraId="5207C0CA" w14:textId="77777777" w:rsidR="00AE7885" w:rsidRPr="00E9315E" w:rsidRDefault="008B0432" w:rsidP="00E9315E">
      <w:pPr>
        <w:pStyle w:val="Heading2"/>
        <w:spacing w:line="360" w:lineRule="auto"/>
        <w:rPr>
          <w:rFonts w:ascii="Times New Roman" w:hAnsi="Times New Roman" w:cs="Times New Roman"/>
          <w:sz w:val="26"/>
        </w:rPr>
      </w:pPr>
      <w:bookmarkStart w:id="118" w:name="_9x9viioiobv" w:colFirst="0" w:colLast="0"/>
      <w:bookmarkEnd w:id="118"/>
      <w:r w:rsidRPr="00E9315E">
        <w:rPr>
          <w:rFonts w:ascii="Times New Roman" w:hAnsi="Times New Roman" w:cs="Times New Roman"/>
          <w:sz w:val="26"/>
        </w:rPr>
        <w:lastRenderedPageBreak/>
        <w:br w:type="page"/>
      </w:r>
    </w:p>
    <w:p w14:paraId="0E7BD94E" w14:textId="77777777" w:rsidR="00AE7885" w:rsidRPr="00E9315E" w:rsidRDefault="008B0432" w:rsidP="00E9315E">
      <w:pPr>
        <w:pStyle w:val="Heading1"/>
        <w:spacing w:line="360" w:lineRule="auto"/>
        <w:ind w:firstLine="720"/>
        <w:rPr>
          <w:rFonts w:ascii="Times New Roman" w:hAnsi="Times New Roman" w:cs="Times New Roman"/>
          <w:b/>
          <w:sz w:val="32"/>
          <w:szCs w:val="32"/>
        </w:rPr>
      </w:pPr>
      <w:bookmarkStart w:id="119" w:name="_2vbcruwgdfyi" w:colFirst="0" w:colLast="0"/>
      <w:bookmarkStart w:id="120" w:name="_Toc150318097"/>
      <w:bookmarkEnd w:id="119"/>
      <w:r w:rsidRPr="00E9315E">
        <w:rPr>
          <w:rFonts w:ascii="Times New Roman" w:hAnsi="Times New Roman" w:cs="Times New Roman"/>
          <w:b/>
          <w:sz w:val="32"/>
          <w:szCs w:val="32"/>
        </w:rPr>
        <w:lastRenderedPageBreak/>
        <w:t>CHƯƠNG V: CÁC GIẢI PHÁP VÀ ĐÓNG GÓP NỔI BẬT</w:t>
      </w:r>
      <w:bookmarkEnd w:id="120"/>
    </w:p>
    <w:p w14:paraId="404C4999" w14:textId="77777777" w:rsidR="00AE7885" w:rsidRPr="00E9315E" w:rsidRDefault="008B0432" w:rsidP="00E9315E">
      <w:pPr>
        <w:spacing w:before="240" w:after="240" w:line="360" w:lineRule="auto"/>
        <w:rPr>
          <w:rFonts w:ascii="Times New Roman" w:hAnsi="Times New Roman" w:cs="Times New Roman"/>
          <w:sz w:val="26"/>
          <w:szCs w:val="26"/>
        </w:rPr>
      </w:pPr>
      <w:r w:rsidRPr="00E9315E">
        <w:rPr>
          <w:rFonts w:ascii="Times New Roman" w:hAnsi="Times New Roman" w:cs="Times New Roman"/>
          <w:sz w:val="26"/>
          <w:szCs w:val="26"/>
        </w:rPr>
        <w:t>Sau một thời gian tập trung và triển khai, nhóm em đã hoàn thành được đề tài “</w:t>
      </w:r>
      <w:r w:rsidRPr="00E9315E">
        <w:rPr>
          <w:rFonts w:ascii="Times New Roman" w:hAnsi="Times New Roman" w:cs="Times New Roman"/>
          <w:b/>
          <w:sz w:val="26"/>
          <w:szCs w:val="26"/>
        </w:rPr>
        <w:t>Hệ thống quản lý đăng ký và phân công đồ án cơ sở / đồ án liên ngành</w:t>
      </w:r>
      <w:r w:rsidRPr="00E9315E">
        <w:rPr>
          <w:rFonts w:ascii="Times New Roman" w:hAnsi="Times New Roman" w:cs="Times New Roman"/>
          <w:sz w:val="26"/>
          <w:szCs w:val="26"/>
        </w:rPr>
        <w:t xml:space="preserve">” với giao diện thân thiện gần gũi, thao tác sử dụng dễ dàng. Đồng thời, trong suốt quá trình thực hiện đề tài, nhóm em đã có thêm những kỹ năng nền tảng để xây dựng được một website với Framework Laravel 10.x, ngôn ngữ PHP và MySQL, áp dụng được các kiến thức về HTML, CSS và Javascript đã học vào việc phát triển ứng dụng web. Bên cạnh đó, chúng em cũng được mở rộng thêm các kiến thức chuyên ngành mới nhờ việc tìm hiểu một số kiến thức lập trình, nhờ vậy mà kỹ năng tự học, tìm hiểu tài liệu, vận dụng các kỹ năng mới được nâng cao hơn. Những kỹ năng này sẽ là nền tảng,  giúp chúng em nâng cao trình độ bản thân, tích lũy được nhiều kinh nghiệm quý giá trong thực tế để có thể làm việc với các doanh nghiệp sau này. Bên cạnh những kết quả khả quan đạt được, </w:t>
      </w:r>
    </w:p>
    <w:p w14:paraId="49B03844" w14:textId="77777777" w:rsidR="00AE7885" w:rsidRPr="00E9315E" w:rsidRDefault="008B0432" w:rsidP="00E9315E">
      <w:pPr>
        <w:pStyle w:val="Heading1"/>
        <w:spacing w:line="360" w:lineRule="auto"/>
        <w:rPr>
          <w:rFonts w:ascii="Times New Roman" w:hAnsi="Times New Roman" w:cs="Times New Roman"/>
          <w:b/>
          <w:sz w:val="26"/>
          <w:szCs w:val="32"/>
        </w:rPr>
      </w:pPr>
      <w:bookmarkStart w:id="121" w:name="_c0t4e550g2jc" w:colFirst="0" w:colLast="0"/>
      <w:bookmarkEnd w:id="121"/>
      <w:r w:rsidRPr="00E9315E">
        <w:rPr>
          <w:rFonts w:ascii="Times New Roman" w:hAnsi="Times New Roman" w:cs="Times New Roman"/>
          <w:sz w:val="26"/>
        </w:rPr>
        <w:br w:type="page"/>
      </w:r>
    </w:p>
    <w:p w14:paraId="086B5FB3" w14:textId="77777777" w:rsidR="00AE7885" w:rsidRPr="00E9315E" w:rsidRDefault="008B0432" w:rsidP="00E9315E">
      <w:pPr>
        <w:pStyle w:val="Heading1"/>
        <w:spacing w:line="360" w:lineRule="auto"/>
        <w:ind w:firstLine="720"/>
        <w:jc w:val="center"/>
        <w:rPr>
          <w:rFonts w:ascii="Times New Roman" w:hAnsi="Times New Roman" w:cs="Times New Roman"/>
          <w:b/>
          <w:sz w:val="32"/>
          <w:szCs w:val="32"/>
        </w:rPr>
      </w:pPr>
      <w:bookmarkStart w:id="122" w:name="_nq1zh7a2k2dx" w:colFirst="0" w:colLast="0"/>
      <w:bookmarkStart w:id="123" w:name="_Toc150318098"/>
      <w:bookmarkEnd w:id="122"/>
      <w:r w:rsidRPr="00E9315E">
        <w:rPr>
          <w:rFonts w:ascii="Times New Roman" w:hAnsi="Times New Roman" w:cs="Times New Roman"/>
          <w:b/>
          <w:sz w:val="32"/>
          <w:szCs w:val="32"/>
        </w:rPr>
        <w:lastRenderedPageBreak/>
        <w:t>CHƯƠNG VI: KẾT LUẬN VÀ HƯỚNG PHÁT TRIỂN</w:t>
      </w:r>
      <w:bookmarkEnd w:id="123"/>
    </w:p>
    <w:p w14:paraId="1A430516" w14:textId="77777777" w:rsidR="00AE7885" w:rsidRPr="00E9315E" w:rsidRDefault="008B0432" w:rsidP="00E9315E">
      <w:pPr>
        <w:pStyle w:val="Heading2"/>
        <w:spacing w:line="360" w:lineRule="auto"/>
        <w:rPr>
          <w:rFonts w:ascii="Times New Roman" w:hAnsi="Times New Roman" w:cs="Times New Roman"/>
          <w:b/>
          <w:sz w:val="28"/>
          <w:szCs w:val="28"/>
        </w:rPr>
      </w:pPr>
      <w:bookmarkStart w:id="124" w:name="_ikqem162lvhf" w:colFirst="0" w:colLast="0"/>
      <w:bookmarkStart w:id="125" w:name="_Toc150318099"/>
      <w:bookmarkEnd w:id="124"/>
      <w:r w:rsidRPr="00E9315E">
        <w:rPr>
          <w:rFonts w:ascii="Times New Roman" w:hAnsi="Times New Roman" w:cs="Times New Roman"/>
          <w:b/>
          <w:sz w:val="28"/>
          <w:szCs w:val="28"/>
        </w:rPr>
        <w:t>6.1 Kết luận</w:t>
      </w:r>
      <w:bookmarkEnd w:id="125"/>
    </w:p>
    <w:p w14:paraId="1826D32B" w14:textId="77777777" w:rsidR="00AE7885" w:rsidRPr="00E9315E" w:rsidRDefault="008B0432" w:rsidP="00E9315E">
      <w:pPr>
        <w:spacing w:before="240" w:after="240" w:line="360" w:lineRule="auto"/>
        <w:ind w:firstLine="20"/>
        <w:rPr>
          <w:rFonts w:ascii="Times New Roman" w:hAnsi="Times New Roman" w:cs="Times New Roman"/>
          <w:sz w:val="26"/>
          <w:szCs w:val="26"/>
        </w:rPr>
      </w:pPr>
      <w:r w:rsidRPr="00E9315E">
        <w:rPr>
          <w:rFonts w:ascii="Times New Roman" w:hAnsi="Times New Roman" w:cs="Times New Roman"/>
          <w:sz w:val="26"/>
          <w:szCs w:val="26"/>
        </w:rPr>
        <w:t xml:space="preserve">Để làm được bài tập lớn chúng em đã vận dụng các kiến thức được thầy cô giảng dạy qua các môn học cùng với các tài liệu trên mạng để tìm hiểu thêm. Nhóm cũng đã nắm bắt các quá trình nghiệp vụ của quá trình phân tích thiết kế một </w:t>
      </w:r>
      <w:r w:rsidRPr="00E9315E">
        <w:rPr>
          <w:rFonts w:ascii="Times New Roman" w:hAnsi="Times New Roman" w:cs="Times New Roman"/>
          <w:b/>
          <w:sz w:val="26"/>
          <w:szCs w:val="26"/>
        </w:rPr>
        <w:t>hệ thống quản lý website đăng ký và phân công đồ án cơ sở/ đồ án liên ngành</w:t>
      </w:r>
      <w:r w:rsidRPr="00E9315E">
        <w:rPr>
          <w:rFonts w:ascii="Times New Roman" w:hAnsi="Times New Roman" w:cs="Times New Roman"/>
          <w:sz w:val="26"/>
          <w:szCs w:val="26"/>
        </w:rPr>
        <w:t xml:space="preserve"> và có thể nhìn nhận các thành phần của hệ thống một cách chi tiết. Nhóm em đã rút ra một số kinh nghiệm khi xây dựng các biểu đồ biểu diễn hoạt động của hệ thống, có thể hiểu một cách khái quát về cơ sở dữ liệu của hệ thống. Tuy nhiên do trình độ và thời gian hạn chế nhóm chúng em vẫn còn nhiều vấn đề của hệ thống chưa giải quyết được kính mong nhận được sự góp ý của thầy và các bạn. Chúng em xin chân thành cảm ơn!</w:t>
      </w:r>
    </w:p>
    <w:p w14:paraId="247FD89D" w14:textId="77777777" w:rsidR="00AE7885" w:rsidRPr="00E9315E" w:rsidRDefault="008B0432" w:rsidP="00E9315E">
      <w:pPr>
        <w:pStyle w:val="Heading2"/>
        <w:spacing w:before="240" w:after="240" w:line="360" w:lineRule="auto"/>
        <w:ind w:firstLine="20"/>
        <w:rPr>
          <w:rFonts w:ascii="Times New Roman" w:hAnsi="Times New Roman" w:cs="Times New Roman"/>
          <w:b/>
          <w:bCs/>
          <w:sz w:val="28"/>
          <w:szCs w:val="28"/>
        </w:rPr>
      </w:pPr>
      <w:bookmarkStart w:id="126" w:name="_ww8ik5dj7f2f" w:colFirst="0" w:colLast="0"/>
      <w:bookmarkStart w:id="127" w:name="_Toc150318100"/>
      <w:bookmarkEnd w:id="126"/>
      <w:r w:rsidRPr="00E9315E">
        <w:rPr>
          <w:rFonts w:ascii="Times New Roman" w:hAnsi="Times New Roman" w:cs="Times New Roman"/>
          <w:b/>
          <w:bCs/>
          <w:sz w:val="28"/>
          <w:szCs w:val="28"/>
        </w:rPr>
        <w:t>6.2 Hướng phát triển</w:t>
      </w:r>
      <w:bookmarkEnd w:id="127"/>
    </w:p>
    <w:p w14:paraId="57A5B728" w14:textId="77777777" w:rsidR="00AE7885" w:rsidRPr="00E9315E" w:rsidRDefault="008B0432" w:rsidP="00E9315E">
      <w:pPr>
        <w:spacing w:line="360" w:lineRule="auto"/>
        <w:rPr>
          <w:rFonts w:ascii="Times New Roman" w:hAnsi="Times New Roman" w:cs="Times New Roman"/>
          <w:sz w:val="26"/>
          <w:szCs w:val="26"/>
        </w:rPr>
      </w:pPr>
      <w:r w:rsidRPr="00E9315E">
        <w:rPr>
          <w:rFonts w:ascii="Times New Roman" w:hAnsi="Times New Roman" w:cs="Times New Roman"/>
          <w:sz w:val="26"/>
          <w:szCs w:val="26"/>
        </w:rPr>
        <w:t xml:space="preserve">Sau khi hoàn thành xây dựng đề tài </w:t>
      </w:r>
      <w:r w:rsidRPr="00E9315E">
        <w:rPr>
          <w:rFonts w:ascii="Times New Roman" w:hAnsi="Times New Roman" w:cs="Times New Roman"/>
          <w:b/>
          <w:sz w:val="26"/>
          <w:szCs w:val="26"/>
        </w:rPr>
        <w:t>“Thiết kế website quản lý đăng ký và phân công đồ án cơ sở / đồ án liên ngành</w:t>
      </w:r>
      <w:r w:rsidRPr="00E9315E">
        <w:rPr>
          <w:rFonts w:ascii="Times New Roman" w:hAnsi="Times New Roman" w:cs="Times New Roman"/>
          <w:sz w:val="26"/>
          <w:szCs w:val="26"/>
        </w:rPr>
        <w:t>”, nhóm em sẽ tiếp tục phát triển để đưa website vào ứng dụng thực tế:</w:t>
      </w:r>
    </w:p>
    <w:p w14:paraId="0B70553F" w14:textId="77777777" w:rsidR="00AE7885" w:rsidRPr="00E9315E" w:rsidRDefault="008B0432" w:rsidP="00E9315E">
      <w:pPr>
        <w:spacing w:line="360" w:lineRule="auto"/>
        <w:rPr>
          <w:rFonts w:ascii="Times New Roman" w:hAnsi="Times New Roman" w:cs="Times New Roman"/>
          <w:sz w:val="26"/>
          <w:szCs w:val="26"/>
        </w:rPr>
      </w:pPr>
      <w:r w:rsidRPr="00E9315E">
        <w:rPr>
          <w:rFonts w:ascii="Times New Roman" w:hAnsi="Times New Roman" w:cs="Times New Roman"/>
          <w:sz w:val="26"/>
          <w:szCs w:val="26"/>
        </w:rPr>
        <w:t>·         Xây dựng cơ sở dữ liệu phong phú.</w:t>
      </w:r>
    </w:p>
    <w:p w14:paraId="6F8311F3" w14:textId="77777777" w:rsidR="00AE7885" w:rsidRPr="00E9315E" w:rsidRDefault="008B0432" w:rsidP="00E9315E">
      <w:pPr>
        <w:spacing w:line="360" w:lineRule="auto"/>
        <w:rPr>
          <w:rFonts w:ascii="Times New Roman" w:hAnsi="Times New Roman" w:cs="Times New Roman"/>
          <w:b/>
          <w:sz w:val="26"/>
          <w:szCs w:val="26"/>
        </w:rPr>
      </w:pPr>
      <w:r w:rsidRPr="00E9315E">
        <w:rPr>
          <w:rFonts w:ascii="Times New Roman" w:hAnsi="Times New Roman" w:cs="Times New Roman"/>
          <w:sz w:val="26"/>
          <w:szCs w:val="26"/>
        </w:rPr>
        <w:t>·         Xây dựng website đáp ứng đầy đủ yêu cầu nghiệp vụ của hệ thống.</w:t>
      </w:r>
    </w:p>
    <w:p w14:paraId="12547CBC" w14:textId="77777777" w:rsidR="00AE7885" w:rsidRPr="00E9315E" w:rsidRDefault="008B0432" w:rsidP="00E9315E">
      <w:pPr>
        <w:pStyle w:val="Heading2"/>
        <w:spacing w:line="360" w:lineRule="auto"/>
        <w:rPr>
          <w:rFonts w:ascii="Times New Roman" w:hAnsi="Times New Roman" w:cs="Times New Roman"/>
          <w:b/>
          <w:sz w:val="26"/>
        </w:rPr>
      </w:pPr>
      <w:bookmarkStart w:id="128" w:name="_siei3ipf48i0" w:colFirst="0" w:colLast="0"/>
      <w:bookmarkEnd w:id="128"/>
      <w:r w:rsidRPr="00E9315E">
        <w:rPr>
          <w:rFonts w:ascii="Times New Roman" w:hAnsi="Times New Roman" w:cs="Times New Roman"/>
          <w:sz w:val="26"/>
        </w:rPr>
        <w:br w:type="page"/>
      </w:r>
    </w:p>
    <w:p w14:paraId="4E41E9AD" w14:textId="689BD301" w:rsidR="00AE7885" w:rsidRPr="00E9315E" w:rsidRDefault="008B0432" w:rsidP="00E9315E">
      <w:pPr>
        <w:pStyle w:val="Heading1"/>
        <w:spacing w:line="360" w:lineRule="auto"/>
        <w:ind w:firstLine="720"/>
        <w:jc w:val="center"/>
        <w:rPr>
          <w:rFonts w:ascii="Times New Roman" w:hAnsi="Times New Roman" w:cs="Times New Roman"/>
          <w:b/>
          <w:sz w:val="32"/>
          <w:szCs w:val="32"/>
        </w:rPr>
      </w:pPr>
      <w:bookmarkStart w:id="129" w:name="_duhz7kc6wgpp" w:colFirst="0" w:colLast="0"/>
      <w:bookmarkStart w:id="130" w:name="_Toc150318101"/>
      <w:bookmarkEnd w:id="129"/>
      <w:r w:rsidRPr="00E9315E">
        <w:rPr>
          <w:rFonts w:ascii="Times New Roman" w:hAnsi="Times New Roman" w:cs="Times New Roman"/>
          <w:b/>
          <w:sz w:val="32"/>
          <w:szCs w:val="32"/>
        </w:rPr>
        <w:lastRenderedPageBreak/>
        <w:t>TÀI LIỆU THAM KHẢO</w:t>
      </w:r>
      <w:bookmarkEnd w:id="130"/>
    </w:p>
    <w:bookmarkStart w:id="131" w:name="_Ref510859912"/>
    <w:p w14:paraId="09DA7100" w14:textId="55305426" w:rsidR="000C3385" w:rsidRPr="00E9315E" w:rsidRDefault="000C3385" w:rsidP="00E9315E">
      <w:pPr>
        <w:pStyle w:val="TLTK"/>
        <w:spacing w:line="360" w:lineRule="auto"/>
        <w:rPr>
          <w:color w:val="0070C0"/>
          <w:sz w:val="26"/>
        </w:rPr>
      </w:pPr>
      <w:r w:rsidRPr="00E9315E">
        <w:rPr>
          <w:color w:val="0070C0"/>
          <w:sz w:val="26"/>
        </w:rPr>
        <w:fldChar w:fldCharType="begin"/>
      </w:r>
      <w:r w:rsidRPr="00E9315E">
        <w:rPr>
          <w:color w:val="0070C0"/>
          <w:sz w:val="26"/>
        </w:rPr>
        <w:instrText xml:space="preserve"> HYPERLINK "https://laravel.com/docs/10.x/installation" </w:instrText>
      </w:r>
      <w:r w:rsidRPr="00E9315E">
        <w:rPr>
          <w:color w:val="0070C0"/>
          <w:sz w:val="26"/>
        </w:rPr>
        <w:fldChar w:fldCharType="separate"/>
      </w:r>
      <w:r w:rsidRPr="00E9315E">
        <w:rPr>
          <w:rStyle w:val="Hyperlink"/>
          <w:color w:val="0070C0"/>
          <w:sz w:val="26"/>
        </w:rPr>
        <w:t>https://laravel.com/docs/10.x/installation</w:t>
      </w:r>
      <w:r w:rsidRPr="00E9315E">
        <w:rPr>
          <w:color w:val="0070C0"/>
          <w:sz w:val="26"/>
        </w:rPr>
        <w:fldChar w:fldCharType="end"/>
      </w:r>
    </w:p>
    <w:bookmarkEnd w:id="131"/>
    <w:p w14:paraId="76994F2D" w14:textId="77777777" w:rsidR="000C3385" w:rsidRPr="00E9315E" w:rsidRDefault="000C3385" w:rsidP="00E9315E">
      <w:pPr>
        <w:pStyle w:val="TLTK"/>
        <w:spacing w:line="360" w:lineRule="auto"/>
        <w:rPr>
          <w:rStyle w:val="Hyperlink"/>
          <w:color w:val="0070C0"/>
          <w:sz w:val="26"/>
        </w:rPr>
      </w:pPr>
      <w:r w:rsidRPr="00E9315E">
        <w:fldChar w:fldCharType="begin"/>
      </w:r>
      <w:r w:rsidRPr="00E9315E">
        <w:rPr>
          <w:color w:val="0070C0"/>
          <w:sz w:val="26"/>
        </w:rPr>
        <w:instrText xml:space="preserve"> HYPERLINK "https://topdev.vn/blog/css-la-gi/" </w:instrText>
      </w:r>
      <w:r w:rsidRPr="00E9315E">
        <w:fldChar w:fldCharType="separate"/>
      </w:r>
      <w:r w:rsidRPr="00E9315E">
        <w:rPr>
          <w:rStyle w:val="Hyperlink"/>
          <w:color w:val="0070C0"/>
          <w:sz w:val="26"/>
        </w:rPr>
        <w:t>https://topdev.vn/blog/css-la-gi/</w:t>
      </w:r>
      <w:r w:rsidRPr="00E9315E">
        <w:rPr>
          <w:rStyle w:val="Hyperlink"/>
          <w:color w:val="0070C0"/>
          <w:sz w:val="26"/>
        </w:rPr>
        <w:fldChar w:fldCharType="end"/>
      </w:r>
    </w:p>
    <w:p w14:paraId="1D6AC906" w14:textId="0BA58E0B" w:rsidR="000C3385" w:rsidRPr="00E9315E" w:rsidRDefault="00625E40" w:rsidP="00E9315E">
      <w:pPr>
        <w:pStyle w:val="TLTK"/>
        <w:spacing w:line="360" w:lineRule="auto"/>
        <w:rPr>
          <w:rStyle w:val="Hyperlink"/>
          <w:color w:val="0070C0"/>
          <w:sz w:val="26"/>
          <w:u w:val="none"/>
        </w:rPr>
      </w:pPr>
      <w:hyperlink r:id="rId39" w:history="1">
        <w:r w:rsidR="000C3385" w:rsidRPr="00E9315E">
          <w:rPr>
            <w:rStyle w:val="Hyperlink"/>
            <w:color w:val="0070C0"/>
            <w:sz w:val="26"/>
          </w:rPr>
          <w:t>https://bizflycloud.vn/tin-tuc/html-la-gi-20211119162558126.htm</w:t>
        </w:r>
      </w:hyperlink>
    </w:p>
    <w:p w14:paraId="6946EAC0" w14:textId="11691821" w:rsidR="000C3385" w:rsidRPr="00E9315E" w:rsidRDefault="00625E40" w:rsidP="00E9315E">
      <w:pPr>
        <w:pStyle w:val="TLTK"/>
        <w:spacing w:line="360" w:lineRule="auto"/>
        <w:rPr>
          <w:color w:val="0070C0"/>
          <w:sz w:val="26"/>
        </w:rPr>
      </w:pPr>
      <w:hyperlink r:id="rId40" w:history="1">
        <w:r w:rsidR="000C3385" w:rsidRPr="00E9315E">
          <w:rPr>
            <w:rStyle w:val="Hyperlink"/>
            <w:color w:val="0070C0"/>
            <w:sz w:val="26"/>
          </w:rPr>
          <w:t>https://aptechvietnam.com.vn/san-pham-hoc-vien/website-quan-ly-dao-tao/</w:t>
        </w:r>
      </w:hyperlink>
    </w:p>
    <w:p w14:paraId="3CFAC879" w14:textId="77777777" w:rsidR="000C3385" w:rsidRPr="00E9315E" w:rsidRDefault="000C3385" w:rsidP="00E9315E">
      <w:pPr>
        <w:spacing w:line="360" w:lineRule="auto"/>
        <w:rPr>
          <w:rFonts w:ascii="Times New Roman" w:hAnsi="Times New Roman" w:cs="Times New Roman"/>
          <w:sz w:val="26"/>
        </w:rPr>
      </w:pPr>
    </w:p>
    <w:sectPr w:rsidR="000C3385" w:rsidRPr="00E9315E" w:rsidSect="00940AE5">
      <w:footerReference w:type="default" r:id="rId41"/>
      <w:pgSz w:w="11909" w:h="16834"/>
      <w:pgMar w:top="1440" w:right="1440" w:bottom="1440" w:left="1440" w:header="720" w:footer="720"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44C44F" w14:textId="77777777" w:rsidR="00FB758B" w:rsidRDefault="00FB758B">
      <w:pPr>
        <w:spacing w:line="240" w:lineRule="auto"/>
      </w:pPr>
      <w:r>
        <w:separator/>
      </w:r>
    </w:p>
  </w:endnote>
  <w:endnote w:type="continuationSeparator" w:id="0">
    <w:p w14:paraId="70328287" w14:textId="77777777" w:rsidR="00FB758B" w:rsidRDefault="00FB75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CBACE3" w14:textId="77777777" w:rsidR="00625E40" w:rsidRPr="00940AE5" w:rsidRDefault="00625E40">
    <w:pPr>
      <w:pStyle w:val="Footer"/>
      <w:tabs>
        <w:tab w:val="clear" w:pos="4680"/>
        <w:tab w:val="clear" w:pos="9360"/>
      </w:tabs>
      <w:jc w:val="center"/>
      <w:rPr>
        <w:caps/>
        <w:noProof/>
      </w:rPr>
    </w:pPr>
    <w:r w:rsidRPr="00940AE5">
      <w:rPr>
        <w:caps/>
      </w:rPr>
      <w:fldChar w:fldCharType="begin"/>
    </w:r>
    <w:r w:rsidRPr="00940AE5">
      <w:rPr>
        <w:caps/>
      </w:rPr>
      <w:instrText xml:space="preserve"> PAGE   \* MERGEFORMAT </w:instrText>
    </w:r>
    <w:r w:rsidRPr="00940AE5">
      <w:rPr>
        <w:caps/>
      </w:rPr>
      <w:fldChar w:fldCharType="separate"/>
    </w:r>
    <w:r w:rsidRPr="00940AE5">
      <w:rPr>
        <w:caps/>
        <w:noProof/>
      </w:rPr>
      <w:t>2</w:t>
    </w:r>
    <w:r w:rsidRPr="00940AE5">
      <w:rPr>
        <w:caps/>
        <w:noProof/>
      </w:rPr>
      <w:fldChar w:fldCharType="end"/>
    </w:r>
  </w:p>
  <w:p w14:paraId="77A12257" w14:textId="77777777" w:rsidR="00625E40" w:rsidRDefault="00625E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4168BB" w14:textId="77777777" w:rsidR="00FB758B" w:rsidRDefault="00FB758B">
      <w:pPr>
        <w:spacing w:line="240" w:lineRule="auto"/>
      </w:pPr>
      <w:r>
        <w:separator/>
      </w:r>
    </w:p>
  </w:footnote>
  <w:footnote w:type="continuationSeparator" w:id="0">
    <w:p w14:paraId="71B0C616" w14:textId="77777777" w:rsidR="00FB758B" w:rsidRDefault="00FB758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315D0"/>
    <w:multiLevelType w:val="multilevel"/>
    <w:tmpl w:val="1CC86E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A52A30"/>
    <w:multiLevelType w:val="hybridMultilevel"/>
    <w:tmpl w:val="4EEE8B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AB79FE"/>
    <w:multiLevelType w:val="multilevel"/>
    <w:tmpl w:val="990CC6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AF626A3"/>
    <w:multiLevelType w:val="multilevel"/>
    <w:tmpl w:val="09A0C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E67421"/>
    <w:multiLevelType w:val="multilevel"/>
    <w:tmpl w:val="AFD4F8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05115A1"/>
    <w:multiLevelType w:val="multilevel"/>
    <w:tmpl w:val="C65AEE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16F03DA"/>
    <w:multiLevelType w:val="multilevel"/>
    <w:tmpl w:val="BD5061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3154CA1"/>
    <w:multiLevelType w:val="multilevel"/>
    <w:tmpl w:val="F48097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31C4214"/>
    <w:multiLevelType w:val="multilevel"/>
    <w:tmpl w:val="7D06D0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A881710"/>
    <w:multiLevelType w:val="multilevel"/>
    <w:tmpl w:val="EB8048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AF56385"/>
    <w:multiLevelType w:val="multilevel"/>
    <w:tmpl w:val="4F827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DAA3614"/>
    <w:multiLevelType w:val="multilevel"/>
    <w:tmpl w:val="A212F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2D03A9F"/>
    <w:multiLevelType w:val="multilevel"/>
    <w:tmpl w:val="63ECE8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2F66706"/>
    <w:multiLevelType w:val="multilevel"/>
    <w:tmpl w:val="47027D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3187D1B"/>
    <w:multiLevelType w:val="multilevel"/>
    <w:tmpl w:val="7C50A5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6D44E87"/>
    <w:multiLevelType w:val="multilevel"/>
    <w:tmpl w:val="A4865B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849275C"/>
    <w:multiLevelType w:val="multilevel"/>
    <w:tmpl w:val="4B3C8D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B6749C8"/>
    <w:multiLevelType w:val="multilevel"/>
    <w:tmpl w:val="9B9E8B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02656AD"/>
    <w:multiLevelType w:val="multilevel"/>
    <w:tmpl w:val="DC7C0B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2034BBB"/>
    <w:multiLevelType w:val="multilevel"/>
    <w:tmpl w:val="2DEE91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5A3627C"/>
    <w:multiLevelType w:val="multilevel"/>
    <w:tmpl w:val="06CE86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3D4A724D"/>
    <w:multiLevelType w:val="hybridMultilevel"/>
    <w:tmpl w:val="ADE8279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524FD4"/>
    <w:multiLevelType w:val="hybridMultilevel"/>
    <w:tmpl w:val="A6048626"/>
    <w:lvl w:ilvl="0" w:tplc="341C6704">
      <w:start w:val="1"/>
      <w:numFmt w:val="decimal"/>
      <w:pStyle w:val="TLTK"/>
      <w:lvlText w:val="[%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0623E4F"/>
    <w:multiLevelType w:val="multilevel"/>
    <w:tmpl w:val="59D81C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4131392C"/>
    <w:multiLevelType w:val="multilevel"/>
    <w:tmpl w:val="F61630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28E00D9"/>
    <w:multiLevelType w:val="multilevel"/>
    <w:tmpl w:val="71C299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61E38AD"/>
    <w:multiLevelType w:val="multilevel"/>
    <w:tmpl w:val="220469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49CF5164"/>
    <w:multiLevelType w:val="multilevel"/>
    <w:tmpl w:val="6E7AAA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A80423E"/>
    <w:multiLevelType w:val="multilevel"/>
    <w:tmpl w:val="FF9811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AB556C9"/>
    <w:multiLevelType w:val="multilevel"/>
    <w:tmpl w:val="467A1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CD5DF3"/>
    <w:multiLevelType w:val="multilevel"/>
    <w:tmpl w:val="023871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4CF51B90"/>
    <w:multiLevelType w:val="multilevel"/>
    <w:tmpl w:val="46F47F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1393467"/>
    <w:multiLevelType w:val="multilevel"/>
    <w:tmpl w:val="44A85C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52FE1EF4"/>
    <w:multiLevelType w:val="multilevel"/>
    <w:tmpl w:val="66CAB2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67807D5"/>
    <w:multiLevelType w:val="multilevel"/>
    <w:tmpl w:val="3A74BE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E1E61F6"/>
    <w:multiLevelType w:val="multilevel"/>
    <w:tmpl w:val="CA3031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007287D"/>
    <w:multiLevelType w:val="multilevel"/>
    <w:tmpl w:val="0BE21B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9F82EC5"/>
    <w:multiLevelType w:val="multilevel"/>
    <w:tmpl w:val="03AADA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BF15383"/>
    <w:multiLevelType w:val="multilevel"/>
    <w:tmpl w:val="16EA60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6D2A3E80"/>
    <w:multiLevelType w:val="multilevel"/>
    <w:tmpl w:val="0A3058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15:restartNumberingAfterBreak="0">
    <w:nsid w:val="772358B1"/>
    <w:multiLevelType w:val="multilevel"/>
    <w:tmpl w:val="98B496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7C5192D"/>
    <w:multiLevelType w:val="multilevel"/>
    <w:tmpl w:val="076AB2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91E521D"/>
    <w:multiLevelType w:val="multilevel"/>
    <w:tmpl w:val="EEFA9F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795A4A65"/>
    <w:multiLevelType w:val="multilevel"/>
    <w:tmpl w:val="97F412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3"/>
  </w:num>
  <w:num w:numId="2">
    <w:abstractNumId w:val="25"/>
  </w:num>
  <w:num w:numId="3">
    <w:abstractNumId w:val="39"/>
  </w:num>
  <w:num w:numId="4">
    <w:abstractNumId w:val="27"/>
  </w:num>
  <w:num w:numId="5">
    <w:abstractNumId w:val="16"/>
  </w:num>
  <w:num w:numId="6">
    <w:abstractNumId w:val="6"/>
  </w:num>
  <w:num w:numId="7">
    <w:abstractNumId w:val="28"/>
  </w:num>
  <w:num w:numId="8">
    <w:abstractNumId w:val="13"/>
  </w:num>
  <w:num w:numId="9">
    <w:abstractNumId w:val="34"/>
  </w:num>
  <w:num w:numId="10">
    <w:abstractNumId w:val="35"/>
  </w:num>
  <w:num w:numId="11">
    <w:abstractNumId w:val="40"/>
  </w:num>
  <w:num w:numId="12">
    <w:abstractNumId w:val="37"/>
  </w:num>
  <w:num w:numId="13">
    <w:abstractNumId w:val="5"/>
  </w:num>
  <w:num w:numId="14">
    <w:abstractNumId w:val="26"/>
  </w:num>
  <w:num w:numId="15">
    <w:abstractNumId w:val="7"/>
  </w:num>
  <w:num w:numId="16">
    <w:abstractNumId w:val="31"/>
  </w:num>
  <w:num w:numId="17">
    <w:abstractNumId w:val="10"/>
  </w:num>
  <w:num w:numId="18">
    <w:abstractNumId w:val="20"/>
  </w:num>
  <w:num w:numId="19">
    <w:abstractNumId w:val="30"/>
  </w:num>
  <w:num w:numId="20">
    <w:abstractNumId w:val="15"/>
  </w:num>
  <w:num w:numId="21">
    <w:abstractNumId w:val="0"/>
  </w:num>
  <w:num w:numId="22">
    <w:abstractNumId w:val="18"/>
  </w:num>
  <w:num w:numId="23">
    <w:abstractNumId w:val="14"/>
  </w:num>
  <w:num w:numId="24">
    <w:abstractNumId w:val="9"/>
  </w:num>
  <w:num w:numId="25">
    <w:abstractNumId w:val="19"/>
  </w:num>
  <w:num w:numId="26">
    <w:abstractNumId w:val="17"/>
  </w:num>
  <w:num w:numId="27">
    <w:abstractNumId w:val="36"/>
  </w:num>
  <w:num w:numId="28">
    <w:abstractNumId w:val="8"/>
  </w:num>
  <w:num w:numId="29">
    <w:abstractNumId w:val="24"/>
  </w:num>
  <w:num w:numId="30">
    <w:abstractNumId w:val="38"/>
  </w:num>
  <w:num w:numId="31">
    <w:abstractNumId w:val="42"/>
  </w:num>
  <w:num w:numId="32">
    <w:abstractNumId w:val="32"/>
  </w:num>
  <w:num w:numId="33">
    <w:abstractNumId w:val="2"/>
  </w:num>
  <w:num w:numId="34">
    <w:abstractNumId w:val="12"/>
  </w:num>
  <w:num w:numId="35">
    <w:abstractNumId w:val="4"/>
  </w:num>
  <w:num w:numId="36">
    <w:abstractNumId w:val="23"/>
  </w:num>
  <w:num w:numId="37">
    <w:abstractNumId w:val="41"/>
  </w:num>
  <w:num w:numId="38">
    <w:abstractNumId w:val="33"/>
  </w:num>
  <w:num w:numId="39">
    <w:abstractNumId w:val="11"/>
  </w:num>
  <w:num w:numId="40">
    <w:abstractNumId w:val="22"/>
  </w:num>
  <w:num w:numId="41">
    <w:abstractNumId w:val="3"/>
  </w:num>
  <w:num w:numId="42">
    <w:abstractNumId w:val="29"/>
  </w:num>
  <w:num w:numId="43">
    <w:abstractNumId w:val="1"/>
  </w:num>
  <w:num w:numId="44">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guyen Tuan">
    <w15:presenceInfo w15:providerId="Windows Live" w15:userId="cf3b56ec1e967ff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7885"/>
    <w:rsid w:val="000A0618"/>
    <w:rsid w:val="000C3385"/>
    <w:rsid w:val="0021727B"/>
    <w:rsid w:val="0023604B"/>
    <w:rsid w:val="002A30FF"/>
    <w:rsid w:val="002D5B37"/>
    <w:rsid w:val="00386BA4"/>
    <w:rsid w:val="003D51AA"/>
    <w:rsid w:val="004211D8"/>
    <w:rsid w:val="005A5D4D"/>
    <w:rsid w:val="00605B32"/>
    <w:rsid w:val="00625E40"/>
    <w:rsid w:val="00751408"/>
    <w:rsid w:val="007810ED"/>
    <w:rsid w:val="00810483"/>
    <w:rsid w:val="00831A81"/>
    <w:rsid w:val="008779EA"/>
    <w:rsid w:val="008B0432"/>
    <w:rsid w:val="00940AE5"/>
    <w:rsid w:val="00957EC7"/>
    <w:rsid w:val="00A46647"/>
    <w:rsid w:val="00A973BC"/>
    <w:rsid w:val="00AE7885"/>
    <w:rsid w:val="00B50394"/>
    <w:rsid w:val="00D0386B"/>
    <w:rsid w:val="00D923DE"/>
    <w:rsid w:val="00E9315E"/>
    <w:rsid w:val="00E9317F"/>
    <w:rsid w:val="00F20DC6"/>
    <w:rsid w:val="00FB75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4C9B83"/>
  <w15:docId w15:val="{B6867575-C710-482B-9C13-17BC77747D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9315E"/>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left w:w="43" w:type="dxa"/>
        <w:right w:w="43"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940AE5"/>
    <w:pPr>
      <w:tabs>
        <w:tab w:val="center" w:pos="4680"/>
        <w:tab w:val="right" w:pos="9360"/>
      </w:tabs>
      <w:spacing w:line="240" w:lineRule="auto"/>
    </w:pPr>
  </w:style>
  <w:style w:type="character" w:customStyle="1" w:styleId="HeaderChar">
    <w:name w:val="Header Char"/>
    <w:basedOn w:val="DefaultParagraphFont"/>
    <w:link w:val="Header"/>
    <w:uiPriority w:val="99"/>
    <w:rsid w:val="00940AE5"/>
  </w:style>
  <w:style w:type="paragraph" w:styleId="Footer">
    <w:name w:val="footer"/>
    <w:basedOn w:val="Normal"/>
    <w:link w:val="FooterChar"/>
    <w:uiPriority w:val="99"/>
    <w:unhideWhenUsed/>
    <w:rsid w:val="00940AE5"/>
    <w:pPr>
      <w:tabs>
        <w:tab w:val="center" w:pos="4680"/>
        <w:tab w:val="right" w:pos="9360"/>
      </w:tabs>
      <w:spacing w:line="240" w:lineRule="auto"/>
    </w:pPr>
  </w:style>
  <w:style w:type="character" w:customStyle="1" w:styleId="FooterChar">
    <w:name w:val="Footer Char"/>
    <w:basedOn w:val="DefaultParagraphFont"/>
    <w:link w:val="Footer"/>
    <w:uiPriority w:val="99"/>
    <w:rsid w:val="00940AE5"/>
  </w:style>
  <w:style w:type="paragraph" w:styleId="ListParagraph">
    <w:name w:val="List Paragraph"/>
    <w:basedOn w:val="Normal"/>
    <w:uiPriority w:val="34"/>
    <w:qFormat/>
    <w:rsid w:val="00A973BC"/>
    <w:pPr>
      <w:ind w:left="720"/>
      <w:contextualSpacing/>
    </w:pPr>
  </w:style>
  <w:style w:type="paragraph" w:styleId="TOCHeading">
    <w:name w:val="TOC Heading"/>
    <w:basedOn w:val="Heading1"/>
    <w:next w:val="Normal"/>
    <w:uiPriority w:val="39"/>
    <w:unhideWhenUsed/>
    <w:qFormat/>
    <w:rsid w:val="00A973BC"/>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A973BC"/>
    <w:pPr>
      <w:spacing w:after="100"/>
    </w:pPr>
  </w:style>
  <w:style w:type="paragraph" w:styleId="TOC2">
    <w:name w:val="toc 2"/>
    <w:basedOn w:val="Normal"/>
    <w:next w:val="Normal"/>
    <w:autoRedefine/>
    <w:uiPriority w:val="39"/>
    <w:unhideWhenUsed/>
    <w:rsid w:val="00A973BC"/>
    <w:pPr>
      <w:spacing w:after="100"/>
      <w:ind w:left="220"/>
    </w:pPr>
  </w:style>
  <w:style w:type="paragraph" w:styleId="TOC3">
    <w:name w:val="toc 3"/>
    <w:basedOn w:val="Normal"/>
    <w:next w:val="Normal"/>
    <w:autoRedefine/>
    <w:uiPriority w:val="39"/>
    <w:unhideWhenUsed/>
    <w:rsid w:val="00A973BC"/>
    <w:pPr>
      <w:spacing w:after="100"/>
      <w:ind w:left="440"/>
    </w:pPr>
  </w:style>
  <w:style w:type="character" w:styleId="Hyperlink">
    <w:name w:val="Hyperlink"/>
    <w:basedOn w:val="DefaultParagraphFont"/>
    <w:uiPriority w:val="99"/>
    <w:unhideWhenUsed/>
    <w:rsid w:val="00A973BC"/>
    <w:rPr>
      <w:color w:val="0000FF" w:themeColor="hyperlink"/>
      <w:u w:val="single"/>
    </w:rPr>
  </w:style>
  <w:style w:type="paragraph" w:styleId="TableofFigures">
    <w:name w:val="table of figures"/>
    <w:basedOn w:val="Normal"/>
    <w:next w:val="Normal"/>
    <w:uiPriority w:val="99"/>
    <w:rsid w:val="000A0618"/>
    <w:pPr>
      <w:spacing w:before="200" w:after="120" w:line="312" w:lineRule="auto"/>
      <w:jc w:val="both"/>
    </w:pPr>
    <w:rPr>
      <w:rFonts w:ascii="Times New Roman" w:eastAsia="Times New Roman" w:hAnsi="Times New Roman" w:cs="Times New Roman"/>
      <w:sz w:val="24"/>
      <w:szCs w:val="24"/>
      <w:lang w:val="en-US"/>
    </w:rPr>
  </w:style>
  <w:style w:type="paragraph" w:styleId="Caption">
    <w:name w:val="caption"/>
    <w:basedOn w:val="Normal"/>
    <w:next w:val="Normal"/>
    <w:uiPriority w:val="35"/>
    <w:unhideWhenUsed/>
    <w:qFormat/>
    <w:rsid w:val="00A46647"/>
    <w:pPr>
      <w:spacing w:after="200" w:line="240" w:lineRule="auto"/>
    </w:pPr>
    <w:rPr>
      <w:i/>
      <w:iCs/>
      <w:color w:val="1F497D" w:themeColor="text2"/>
      <w:sz w:val="18"/>
      <w:szCs w:val="18"/>
    </w:rPr>
  </w:style>
  <w:style w:type="table" w:styleId="TableGrid">
    <w:name w:val="Table Grid"/>
    <w:basedOn w:val="TableNormal"/>
    <w:uiPriority w:val="39"/>
    <w:rsid w:val="0023604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LTK">
    <w:name w:val="TLTK"/>
    <w:basedOn w:val="Normal"/>
    <w:qFormat/>
    <w:rsid w:val="000C3385"/>
    <w:pPr>
      <w:numPr>
        <w:numId w:val="40"/>
      </w:numPr>
      <w:spacing w:before="200" w:after="120" w:line="312" w:lineRule="auto"/>
    </w:pPr>
    <w:rPr>
      <w:rFonts w:ascii="Times New Roman" w:eastAsia="Times New Roman" w:hAnsi="Times New Roman" w:cs="Times New Roman"/>
      <w:sz w:val="24"/>
      <w:szCs w:val="24"/>
      <w:lang w:val="en-US"/>
    </w:rPr>
  </w:style>
  <w:style w:type="character" w:styleId="UnresolvedMention">
    <w:name w:val="Unresolved Mention"/>
    <w:basedOn w:val="DefaultParagraphFont"/>
    <w:uiPriority w:val="99"/>
    <w:semiHidden/>
    <w:unhideWhenUsed/>
    <w:rsid w:val="000C33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956">
      <w:bodyDiv w:val="1"/>
      <w:marLeft w:val="0"/>
      <w:marRight w:val="0"/>
      <w:marTop w:val="0"/>
      <w:marBottom w:val="0"/>
      <w:divBdr>
        <w:top w:val="none" w:sz="0" w:space="0" w:color="auto"/>
        <w:left w:val="none" w:sz="0" w:space="0" w:color="auto"/>
        <w:bottom w:val="none" w:sz="0" w:space="0" w:color="auto"/>
        <w:right w:val="none" w:sz="0" w:space="0" w:color="auto"/>
      </w:divBdr>
    </w:div>
    <w:div w:id="269778842">
      <w:bodyDiv w:val="1"/>
      <w:marLeft w:val="0"/>
      <w:marRight w:val="0"/>
      <w:marTop w:val="0"/>
      <w:marBottom w:val="0"/>
      <w:divBdr>
        <w:top w:val="none" w:sz="0" w:space="0" w:color="auto"/>
        <w:left w:val="none" w:sz="0" w:space="0" w:color="auto"/>
        <w:bottom w:val="none" w:sz="0" w:space="0" w:color="auto"/>
        <w:right w:val="none" w:sz="0" w:space="0" w:color="auto"/>
      </w:divBdr>
    </w:div>
    <w:div w:id="288049693">
      <w:bodyDiv w:val="1"/>
      <w:marLeft w:val="0"/>
      <w:marRight w:val="0"/>
      <w:marTop w:val="0"/>
      <w:marBottom w:val="0"/>
      <w:divBdr>
        <w:top w:val="none" w:sz="0" w:space="0" w:color="auto"/>
        <w:left w:val="none" w:sz="0" w:space="0" w:color="auto"/>
        <w:bottom w:val="none" w:sz="0" w:space="0" w:color="auto"/>
        <w:right w:val="none" w:sz="0" w:space="0" w:color="auto"/>
      </w:divBdr>
    </w:div>
    <w:div w:id="300506145">
      <w:bodyDiv w:val="1"/>
      <w:marLeft w:val="0"/>
      <w:marRight w:val="0"/>
      <w:marTop w:val="0"/>
      <w:marBottom w:val="0"/>
      <w:divBdr>
        <w:top w:val="none" w:sz="0" w:space="0" w:color="auto"/>
        <w:left w:val="none" w:sz="0" w:space="0" w:color="auto"/>
        <w:bottom w:val="none" w:sz="0" w:space="0" w:color="auto"/>
        <w:right w:val="none" w:sz="0" w:space="0" w:color="auto"/>
      </w:divBdr>
    </w:div>
    <w:div w:id="372731279">
      <w:bodyDiv w:val="1"/>
      <w:marLeft w:val="0"/>
      <w:marRight w:val="0"/>
      <w:marTop w:val="0"/>
      <w:marBottom w:val="0"/>
      <w:divBdr>
        <w:top w:val="none" w:sz="0" w:space="0" w:color="auto"/>
        <w:left w:val="none" w:sz="0" w:space="0" w:color="auto"/>
        <w:bottom w:val="none" w:sz="0" w:space="0" w:color="auto"/>
        <w:right w:val="none" w:sz="0" w:space="0" w:color="auto"/>
      </w:divBdr>
    </w:div>
    <w:div w:id="455030163">
      <w:bodyDiv w:val="1"/>
      <w:marLeft w:val="0"/>
      <w:marRight w:val="0"/>
      <w:marTop w:val="0"/>
      <w:marBottom w:val="0"/>
      <w:divBdr>
        <w:top w:val="none" w:sz="0" w:space="0" w:color="auto"/>
        <w:left w:val="none" w:sz="0" w:space="0" w:color="auto"/>
        <w:bottom w:val="none" w:sz="0" w:space="0" w:color="auto"/>
        <w:right w:val="none" w:sz="0" w:space="0" w:color="auto"/>
      </w:divBdr>
    </w:div>
    <w:div w:id="641351426">
      <w:bodyDiv w:val="1"/>
      <w:marLeft w:val="0"/>
      <w:marRight w:val="0"/>
      <w:marTop w:val="0"/>
      <w:marBottom w:val="0"/>
      <w:divBdr>
        <w:top w:val="none" w:sz="0" w:space="0" w:color="auto"/>
        <w:left w:val="none" w:sz="0" w:space="0" w:color="auto"/>
        <w:bottom w:val="none" w:sz="0" w:space="0" w:color="auto"/>
        <w:right w:val="none" w:sz="0" w:space="0" w:color="auto"/>
      </w:divBdr>
    </w:div>
    <w:div w:id="798497496">
      <w:bodyDiv w:val="1"/>
      <w:marLeft w:val="0"/>
      <w:marRight w:val="0"/>
      <w:marTop w:val="0"/>
      <w:marBottom w:val="0"/>
      <w:divBdr>
        <w:top w:val="none" w:sz="0" w:space="0" w:color="auto"/>
        <w:left w:val="none" w:sz="0" w:space="0" w:color="auto"/>
        <w:bottom w:val="none" w:sz="0" w:space="0" w:color="auto"/>
        <w:right w:val="none" w:sz="0" w:space="0" w:color="auto"/>
      </w:divBdr>
    </w:div>
    <w:div w:id="1396734002">
      <w:bodyDiv w:val="1"/>
      <w:marLeft w:val="0"/>
      <w:marRight w:val="0"/>
      <w:marTop w:val="0"/>
      <w:marBottom w:val="0"/>
      <w:divBdr>
        <w:top w:val="none" w:sz="0" w:space="0" w:color="auto"/>
        <w:left w:val="none" w:sz="0" w:space="0" w:color="auto"/>
        <w:bottom w:val="none" w:sz="0" w:space="0" w:color="auto"/>
        <w:right w:val="none" w:sz="0" w:space="0" w:color="auto"/>
      </w:divBdr>
    </w:div>
    <w:div w:id="1479034136">
      <w:bodyDiv w:val="1"/>
      <w:marLeft w:val="0"/>
      <w:marRight w:val="0"/>
      <w:marTop w:val="0"/>
      <w:marBottom w:val="0"/>
      <w:divBdr>
        <w:top w:val="none" w:sz="0" w:space="0" w:color="auto"/>
        <w:left w:val="none" w:sz="0" w:space="0" w:color="auto"/>
        <w:bottom w:val="none" w:sz="0" w:space="0" w:color="auto"/>
        <w:right w:val="none" w:sz="0" w:space="0" w:color="auto"/>
      </w:divBdr>
    </w:div>
    <w:div w:id="17829131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bizflycloud.vn/tin-tuc/html-la-gi-20211119162558126.htm" TargetMode="External"/><Relationship Id="rId21" Type="http://schemas.openxmlformats.org/officeDocument/2006/relationships/image" Target="media/image13.png"/><Relationship Id="rId34" Type="http://schemas.openxmlformats.org/officeDocument/2006/relationships/hyperlink" Target="https://www.apachefriends.org/download.html"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figma.com/file/BWrVRdLCWe890umPf3hsDF/wireframe-qu%E1%BA%A3n-l%C3%AD-%C4%91%C4%83ng-k%C3%AD-%C4%91%E1%BB%93-%C3%A1n?type=design&amp;node-id=95%3A2907&amp;mode=dev"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hyperlink" Target="https://www.figma.com/" TargetMode="External"/><Relationship Id="rId40" Type="http://schemas.openxmlformats.org/officeDocument/2006/relationships/hyperlink" Target="https://aptechvietnam.com.vn/san-pham-hoc-vien/website-quan-ly-dao-tao/"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github.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Nvtuan2002/QuanLy-DangKy-DoAn.gi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hyperlink" Target="https://laravel.com/docs/10.x/installation" TargetMode="External"/><Relationship Id="rId43"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code.visualstudio.com/" TargetMode="External"/><Relationship Id="rId38" Type="http://schemas.openxmlformats.org/officeDocument/2006/relationships/hyperlink" Target="https://app.diagrams.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3C2159-7EC7-43B5-8BF7-1F10A9374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541</TotalTime>
  <Pages>1</Pages>
  <Words>6280</Words>
  <Characters>35797</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Administrator</cp:lastModifiedBy>
  <cp:revision>13</cp:revision>
  <dcterms:created xsi:type="dcterms:W3CDTF">2023-11-04T19:49:00Z</dcterms:created>
  <dcterms:modified xsi:type="dcterms:W3CDTF">2023-11-14T14:15:00Z</dcterms:modified>
</cp:coreProperties>
</file>